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11085D" w14:textId="77777777" w:rsidR="00B807A8" w:rsidRPr="007F6DFD" w:rsidRDefault="00B807A8" w:rsidP="00B807A8">
      <w:pPr>
        <w:spacing w:after="0" w:line="240" w:lineRule="auto"/>
        <w:contextualSpacing/>
        <w:rPr>
          <w:rFonts w:asciiTheme="minorBidi" w:hAnsiTheme="minorBidi"/>
          <w:b/>
          <w:bCs/>
          <w:sz w:val="20"/>
          <w:szCs w:val="20"/>
          <w:highlight w:val="green"/>
        </w:rPr>
      </w:pPr>
      <w:r w:rsidRPr="007F6DFD">
        <w:rPr>
          <w:rFonts w:asciiTheme="minorBidi" w:hAnsiTheme="minorBidi"/>
          <w:b/>
          <w:bCs/>
          <w:sz w:val="20"/>
          <w:szCs w:val="20"/>
          <w:highlight w:val="green"/>
        </w:rPr>
        <w:t>Introduction</w:t>
      </w:r>
    </w:p>
    <w:p w14:paraId="387AB5AC" w14:textId="77777777" w:rsidR="00B807A8" w:rsidRPr="007F6DFD" w:rsidRDefault="00B807A8" w:rsidP="00B807A8">
      <w:p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 xml:space="preserve">In this tutorial, we are going to build a simple two processor flow. This dataflow aims to </w:t>
      </w:r>
      <w:proofErr w:type="gramStart"/>
      <w:r w:rsidRPr="007F6DFD">
        <w:rPr>
          <w:rFonts w:asciiTheme="minorBidi" w:hAnsiTheme="minorBidi"/>
          <w:sz w:val="20"/>
          <w:szCs w:val="20"/>
          <w:highlight w:val="green"/>
        </w:rPr>
        <w:t>generated</w:t>
      </w:r>
      <w:proofErr w:type="gramEnd"/>
      <w:r w:rsidRPr="007F6DFD">
        <w:rPr>
          <w:rFonts w:asciiTheme="minorBidi" w:hAnsiTheme="minorBidi"/>
          <w:sz w:val="20"/>
          <w:szCs w:val="20"/>
          <w:highlight w:val="green"/>
        </w:rPr>
        <w:t xml:space="preserve"> fake data to simulate a computer motherboard load. It will </w:t>
      </w:r>
      <w:proofErr w:type="gramStart"/>
      <w:r w:rsidRPr="007F6DFD">
        <w:rPr>
          <w:rFonts w:asciiTheme="minorBidi" w:hAnsiTheme="minorBidi"/>
          <w:sz w:val="20"/>
          <w:szCs w:val="20"/>
          <w:highlight w:val="green"/>
        </w:rPr>
        <w:t>generated</w:t>
      </w:r>
      <w:proofErr w:type="gramEnd"/>
      <w:r w:rsidRPr="007F6DFD">
        <w:rPr>
          <w:rFonts w:asciiTheme="minorBidi" w:hAnsiTheme="minorBidi"/>
          <w:sz w:val="20"/>
          <w:szCs w:val="20"/>
          <w:highlight w:val="green"/>
        </w:rPr>
        <w:t xml:space="preserve"> </w:t>
      </w:r>
      <w:proofErr w:type="gramStart"/>
      <w:r w:rsidRPr="007F6DFD">
        <w:rPr>
          <w:rFonts w:asciiTheme="minorBidi" w:hAnsiTheme="minorBidi"/>
          <w:sz w:val="20"/>
          <w:szCs w:val="20"/>
          <w:highlight w:val="green"/>
        </w:rPr>
        <w:t>randomly</w:t>
      </w:r>
      <w:proofErr w:type="gramEnd"/>
      <w:r w:rsidRPr="007F6DFD">
        <w:rPr>
          <w:rFonts w:asciiTheme="minorBidi" w:hAnsiTheme="minorBidi"/>
          <w:sz w:val="20"/>
          <w:szCs w:val="20"/>
          <w:highlight w:val="green"/>
        </w:rPr>
        <w:t xml:space="preserve"> memory and </w:t>
      </w:r>
      <w:proofErr w:type="spellStart"/>
      <w:r w:rsidRPr="007F6DFD">
        <w:rPr>
          <w:rFonts w:asciiTheme="minorBidi" w:hAnsiTheme="minorBidi"/>
          <w:sz w:val="20"/>
          <w:szCs w:val="20"/>
          <w:highlight w:val="green"/>
        </w:rPr>
        <w:t>cpu</w:t>
      </w:r>
      <w:proofErr w:type="spellEnd"/>
      <w:r w:rsidRPr="007F6DFD">
        <w:rPr>
          <w:rFonts w:asciiTheme="minorBidi" w:hAnsiTheme="minorBidi"/>
          <w:sz w:val="20"/>
          <w:szCs w:val="20"/>
          <w:highlight w:val="green"/>
        </w:rPr>
        <w:t xml:space="preserve"> usage as </w:t>
      </w:r>
      <w:proofErr w:type="gramStart"/>
      <w:r w:rsidRPr="007F6DFD">
        <w:rPr>
          <w:rFonts w:asciiTheme="minorBidi" w:hAnsiTheme="minorBidi"/>
          <w:sz w:val="20"/>
          <w:szCs w:val="20"/>
          <w:highlight w:val="green"/>
        </w:rPr>
        <w:t>well</w:t>
      </w:r>
      <w:proofErr w:type="gramEnd"/>
      <w:r w:rsidRPr="007F6DFD">
        <w:rPr>
          <w:rFonts w:asciiTheme="minorBidi" w:hAnsiTheme="minorBidi"/>
          <w:sz w:val="20"/>
          <w:szCs w:val="20"/>
          <w:highlight w:val="green"/>
        </w:rPr>
        <w:t xml:space="preserve"> the motherboard temperature. Then the Json generated data is stored on the local file system.</w:t>
      </w:r>
    </w:p>
    <w:p w14:paraId="569851D0" w14:textId="77777777" w:rsidR="00B807A8" w:rsidRPr="007F6DFD" w:rsidRDefault="00B807A8" w:rsidP="00B807A8">
      <w:p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For information about building advanced data flows (using parameters, custom properties, controller services, or reporting tasks), see the </w:t>
      </w:r>
      <w:hyperlink r:id="rId5" w:history="1">
        <w:r w:rsidRPr="007F6DFD">
          <w:rPr>
            <w:rStyle w:val="Hyperlink"/>
            <w:rFonts w:asciiTheme="minorBidi" w:hAnsiTheme="minorBidi"/>
            <w:i/>
            <w:iCs/>
            <w:sz w:val="20"/>
            <w:szCs w:val="20"/>
            <w:highlight w:val="green"/>
          </w:rPr>
          <w:t xml:space="preserve">Apache </w:t>
        </w:r>
        <w:proofErr w:type="spellStart"/>
        <w:r w:rsidRPr="007F6DFD">
          <w:rPr>
            <w:rStyle w:val="Hyperlink"/>
            <w:rFonts w:asciiTheme="minorBidi" w:hAnsiTheme="minorBidi"/>
            <w:i/>
            <w:iCs/>
            <w:sz w:val="20"/>
            <w:szCs w:val="20"/>
            <w:highlight w:val="green"/>
          </w:rPr>
          <w:t>NiFi</w:t>
        </w:r>
        <w:proofErr w:type="spellEnd"/>
        <w:r w:rsidRPr="007F6DFD">
          <w:rPr>
            <w:rStyle w:val="Hyperlink"/>
            <w:rFonts w:asciiTheme="minorBidi" w:hAnsiTheme="minorBidi"/>
            <w:i/>
            <w:iCs/>
            <w:sz w:val="20"/>
            <w:szCs w:val="20"/>
            <w:highlight w:val="green"/>
          </w:rPr>
          <w:t xml:space="preserve"> User Guide</w:t>
        </w:r>
      </w:hyperlink>
      <w:r w:rsidRPr="007F6DFD">
        <w:rPr>
          <w:rFonts w:asciiTheme="minorBidi" w:hAnsiTheme="minorBidi"/>
          <w:sz w:val="20"/>
          <w:szCs w:val="20"/>
          <w:highlight w:val="green"/>
        </w:rPr>
        <w:t>.</w:t>
      </w:r>
    </w:p>
    <w:p w14:paraId="2C877999" w14:textId="77777777" w:rsidR="00B807A8" w:rsidRPr="007F6DFD" w:rsidRDefault="00B807A8" w:rsidP="00B807A8">
      <w:pPr>
        <w:spacing w:after="0" w:line="240" w:lineRule="auto"/>
        <w:contextualSpacing/>
        <w:rPr>
          <w:rFonts w:asciiTheme="minorBidi" w:hAnsiTheme="minorBidi"/>
          <w:b/>
          <w:bCs/>
          <w:sz w:val="20"/>
          <w:szCs w:val="20"/>
          <w:highlight w:val="green"/>
        </w:rPr>
      </w:pPr>
      <w:r w:rsidRPr="007F6DFD">
        <w:rPr>
          <w:rFonts w:asciiTheme="minorBidi" w:hAnsiTheme="minorBidi"/>
          <w:b/>
          <w:bCs/>
          <w:sz w:val="20"/>
          <w:szCs w:val="20"/>
          <w:highlight w:val="green"/>
        </w:rPr>
        <w:t xml:space="preserve">Steps To Build Your </w:t>
      </w:r>
      <w:proofErr w:type="spellStart"/>
      <w:r w:rsidRPr="007F6DFD">
        <w:rPr>
          <w:rFonts w:asciiTheme="minorBidi" w:hAnsiTheme="minorBidi"/>
          <w:b/>
          <w:bCs/>
          <w:sz w:val="20"/>
          <w:szCs w:val="20"/>
          <w:highlight w:val="green"/>
        </w:rPr>
        <w:t>Nifi</w:t>
      </w:r>
      <w:proofErr w:type="spellEnd"/>
      <w:r w:rsidRPr="007F6DFD">
        <w:rPr>
          <w:rFonts w:asciiTheme="minorBidi" w:hAnsiTheme="minorBidi"/>
          <w:b/>
          <w:bCs/>
          <w:sz w:val="20"/>
          <w:szCs w:val="20"/>
          <w:highlight w:val="green"/>
        </w:rPr>
        <w:t xml:space="preserve"> Flow</w:t>
      </w:r>
    </w:p>
    <w:p w14:paraId="64509EAC" w14:textId="77777777" w:rsidR="00B807A8" w:rsidRPr="007F6DFD" w:rsidRDefault="00B807A8" w:rsidP="00B807A8">
      <w:pPr>
        <w:spacing w:after="0" w:line="240" w:lineRule="auto"/>
        <w:contextualSpacing/>
        <w:rPr>
          <w:rFonts w:asciiTheme="minorBidi" w:hAnsiTheme="minorBidi"/>
          <w:sz w:val="20"/>
          <w:szCs w:val="20"/>
          <w:highlight w:val="green"/>
        </w:rPr>
      </w:pPr>
      <w:r w:rsidRPr="007F6DFD">
        <w:rPr>
          <w:rFonts w:asciiTheme="minorBidi" w:hAnsiTheme="minorBidi"/>
          <w:b/>
          <w:bCs/>
          <w:sz w:val="20"/>
          <w:szCs w:val="20"/>
          <w:highlight w:val="green"/>
        </w:rPr>
        <w:t xml:space="preserve">Apache </w:t>
      </w:r>
      <w:proofErr w:type="spellStart"/>
      <w:r w:rsidRPr="007F6DFD">
        <w:rPr>
          <w:rFonts w:asciiTheme="minorBidi" w:hAnsiTheme="minorBidi"/>
          <w:b/>
          <w:bCs/>
          <w:sz w:val="20"/>
          <w:szCs w:val="20"/>
          <w:highlight w:val="green"/>
        </w:rPr>
        <w:t>NiFi</w:t>
      </w:r>
      <w:proofErr w:type="spellEnd"/>
      <w:r w:rsidRPr="007F6DFD">
        <w:rPr>
          <w:rFonts w:asciiTheme="minorBidi" w:hAnsiTheme="minorBidi"/>
          <w:sz w:val="20"/>
          <w:szCs w:val="20"/>
          <w:highlight w:val="green"/>
        </w:rPr>
        <w:t> is an easy task. The following steps describe all the tasks you need to perform to create your flow.</w:t>
      </w:r>
    </w:p>
    <w:p w14:paraId="03E42041" w14:textId="77777777" w:rsidR="00B807A8" w:rsidRPr="007F6DFD" w:rsidRDefault="00B807A8" w:rsidP="00B807A8">
      <w:pPr>
        <w:numPr>
          <w:ilvl w:val="0"/>
          <w:numId w:val="1"/>
        </w:num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Start by adding a Process Group to the canvas.</w:t>
      </w:r>
    </w:p>
    <w:p w14:paraId="61B60313" w14:textId="77777777" w:rsidR="00B807A8" w:rsidRPr="007F6DFD" w:rsidRDefault="00B807A8" w:rsidP="00B807A8">
      <w:pPr>
        <w:numPr>
          <w:ilvl w:val="0"/>
          <w:numId w:val="1"/>
        </w:num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You can add all the processors and other components to build your data flow as you need.</w:t>
      </w:r>
    </w:p>
    <w:p w14:paraId="1EA0E937" w14:textId="77777777" w:rsidR="00B807A8" w:rsidRPr="007F6DFD" w:rsidRDefault="00B807A8" w:rsidP="00B807A8">
      <w:pPr>
        <w:numPr>
          <w:ilvl w:val="0"/>
          <w:numId w:val="1"/>
        </w:num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Configure the processors according to the behavior you desire in your data flow.</w:t>
      </w:r>
    </w:p>
    <w:p w14:paraId="1E1F9961" w14:textId="77777777" w:rsidR="00B807A8" w:rsidRPr="007F6DFD" w:rsidRDefault="00B807A8" w:rsidP="00B807A8">
      <w:pPr>
        <w:numPr>
          <w:ilvl w:val="0"/>
          <w:numId w:val="1"/>
        </w:num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Connect data flow components.</w:t>
      </w:r>
    </w:p>
    <w:p w14:paraId="3D4BF322" w14:textId="77777777" w:rsidR="00B807A8" w:rsidRPr="007F6DFD" w:rsidRDefault="00B807A8" w:rsidP="00B807A8">
      <w:pPr>
        <w:numPr>
          <w:ilvl w:val="0"/>
          <w:numId w:val="1"/>
        </w:num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Start your data flow.</w:t>
      </w:r>
    </w:p>
    <w:p w14:paraId="25BB317A" w14:textId="77777777" w:rsidR="00B807A8" w:rsidRPr="007F6DFD" w:rsidRDefault="00B807A8" w:rsidP="00B807A8">
      <w:pPr>
        <w:spacing w:after="0" w:line="240" w:lineRule="auto"/>
        <w:contextualSpacing/>
        <w:rPr>
          <w:rFonts w:asciiTheme="minorBidi" w:hAnsiTheme="minorBidi"/>
          <w:sz w:val="20"/>
          <w:szCs w:val="20"/>
          <w:highlight w:val="green"/>
        </w:rPr>
      </w:pPr>
      <w:proofErr w:type="gramStart"/>
      <w:r w:rsidRPr="007F6DFD">
        <w:rPr>
          <w:rFonts w:asciiTheme="minorBidi" w:hAnsiTheme="minorBidi"/>
          <w:sz w:val="20"/>
          <w:szCs w:val="20"/>
          <w:highlight w:val="green"/>
        </w:rPr>
        <w:t>First of all</w:t>
      </w:r>
      <w:proofErr w:type="gramEnd"/>
      <w:r w:rsidRPr="007F6DFD">
        <w:rPr>
          <w:rFonts w:asciiTheme="minorBidi" w:hAnsiTheme="minorBidi"/>
          <w:sz w:val="20"/>
          <w:szCs w:val="20"/>
          <w:highlight w:val="green"/>
        </w:rPr>
        <w:t xml:space="preserve">, we will add a Process Group on the canvas, then we will add two processors and configure each of them. After configuring both the </w:t>
      </w:r>
      <w:proofErr w:type="gramStart"/>
      <w:r w:rsidRPr="007F6DFD">
        <w:rPr>
          <w:rFonts w:asciiTheme="minorBidi" w:hAnsiTheme="minorBidi"/>
          <w:sz w:val="20"/>
          <w:szCs w:val="20"/>
          <w:highlight w:val="green"/>
        </w:rPr>
        <w:t>processor</w:t>
      </w:r>
      <w:proofErr w:type="gramEnd"/>
      <w:r w:rsidRPr="007F6DFD">
        <w:rPr>
          <w:rFonts w:asciiTheme="minorBidi" w:hAnsiTheme="minorBidi"/>
          <w:sz w:val="20"/>
          <w:szCs w:val="20"/>
          <w:highlight w:val="green"/>
        </w:rPr>
        <w:t>, we will connect and run them.</w:t>
      </w:r>
    </w:p>
    <w:p w14:paraId="1965CBCC" w14:textId="77777777" w:rsidR="00B807A8" w:rsidRPr="007F6DFD" w:rsidRDefault="00B807A8" w:rsidP="00B807A8">
      <w:pPr>
        <w:spacing w:after="0" w:line="240" w:lineRule="auto"/>
        <w:contextualSpacing/>
        <w:rPr>
          <w:rFonts w:asciiTheme="minorBidi" w:hAnsiTheme="minorBidi"/>
          <w:b/>
          <w:bCs/>
          <w:sz w:val="20"/>
          <w:szCs w:val="20"/>
          <w:highlight w:val="green"/>
        </w:rPr>
      </w:pPr>
      <w:r w:rsidRPr="007F6DFD">
        <w:rPr>
          <w:rFonts w:asciiTheme="minorBidi" w:hAnsiTheme="minorBidi"/>
          <w:b/>
          <w:bCs/>
          <w:sz w:val="20"/>
          <w:szCs w:val="20"/>
          <w:highlight w:val="green"/>
        </w:rPr>
        <w:t xml:space="preserve">Build The </w:t>
      </w:r>
      <w:proofErr w:type="spellStart"/>
      <w:r w:rsidRPr="007F6DFD">
        <w:rPr>
          <w:rFonts w:asciiTheme="minorBidi" w:hAnsiTheme="minorBidi"/>
          <w:b/>
          <w:bCs/>
          <w:sz w:val="20"/>
          <w:szCs w:val="20"/>
          <w:highlight w:val="green"/>
        </w:rPr>
        <w:t>Nifi</w:t>
      </w:r>
      <w:proofErr w:type="spellEnd"/>
      <w:r w:rsidRPr="007F6DFD">
        <w:rPr>
          <w:rFonts w:asciiTheme="minorBidi" w:hAnsiTheme="minorBidi"/>
          <w:b/>
          <w:bCs/>
          <w:sz w:val="20"/>
          <w:szCs w:val="20"/>
          <w:highlight w:val="green"/>
        </w:rPr>
        <w:t xml:space="preserve"> Flow</w:t>
      </w:r>
    </w:p>
    <w:p w14:paraId="7148069B" w14:textId="77777777" w:rsidR="00B807A8" w:rsidRPr="007F6DFD" w:rsidRDefault="00B807A8" w:rsidP="00B807A8">
      <w:p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 xml:space="preserve">In Apache </w:t>
      </w:r>
      <w:proofErr w:type="spellStart"/>
      <w:r w:rsidRPr="007F6DFD">
        <w:rPr>
          <w:rFonts w:asciiTheme="minorBidi" w:hAnsiTheme="minorBidi"/>
          <w:sz w:val="20"/>
          <w:szCs w:val="20"/>
          <w:highlight w:val="green"/>
        </w:rPr>
        <w:t>NiFi</w:t>
      </w:r>
      <w:proofErr w:type="spellEnd"/>
      <w:r w:rsidRPr="007F6DFD">
        <w:rPr>
          <w:rFonts w:asciiTheme="minorBidi" w:hAnsiTheme="minorBidi"/>
          <w:sz w:val="20"/>
          <w:szCs w:val="20"/>
          <w:highlight w:val="green"/>
        </w:rPr>
        <w:t xml:space="preserve">, a user can maintain different data flows in different Process Groups. These groups can be based on different projects or </w:t>
      </w:r>
      <w:proofErr w:type="gramStart"/>
      <w:r w:rsidRPr="007F6DFD">
        <w:rPr>
          <w:rFonts w:asciiTheme="minorBidi" w:hAnsiTheme="minorBidi"/>
          <w:sz w:val="20"/>
          <w:szCs w:val="20"/>
          <w:highlight w:val="green"/>
        </w:rPr>
        <w:t>the organizations, which</w:t>
      </w:r>
      <w:proofErr w:type="gramEnd"/>
      <w:r w:rsidRPr="007F6DFD">
        <w:rPr>
          <w:rFonts w:asciiTheme="minorBidi" w:hAnsiTheme="minorBidi"/>
          <w:sz w:val="20"/>
          <w:szCs w:val="20"/>
          <w:highlight w:val="green"/>
        </w:rPr>
        <w:t xml:space="preserve"> Apache </w:t>
      </w:r>
      <w:proofErr w:type="spellStart"/>
      <w:r w:rsidRPr="007F6DFD">
        <w:rPr>
          <w:rFonts w:asciiTheme="minorBidi" w:hAnsiTheme="minorBidi"/>
          <w:sz w:val="20"/>
          <w:szCs w:val="20"/>
          <w:highlight w:val="green"/>
        </w:rPr>
        <w:t>NiFi</w:t>
      </w:r>
      <w:proofErr w:type="spellEnd"/>
      <w:r w:rsidRPr="007F6DFD">
        <w:rPr>
          <w:rFonts w:asciiTheme="minorBidi" w:hAnsiTheme="minorBidi"/>
          <w:sz w:val="20"/>
          <w:szCs w:val="20"/>
          <w:highlight w:val="green"/>
        </w:rPr>
        <w:t xml:space="preserve"> instance supports.</w:t>
      </w:r>
    </w:p>
    <w:p w14:paraId="73325CAB" w14:textId="77777777" w:rsidR="00B807A8" w:rsidRPr="007F6DFD" w:rsidRDefault="00B807A8" w:rsidP="00B807A8">
      <w:pPr>
        <w:spacing w:after="0" w:line="240" w:lineRule="auto"/>
        <w:contextualSpacing/>
        <w:rPr>
          <w:rFonts w:asciiTheme="minorBidi" w:hAnsiTheme="minorBidi"/>
          <w:b/>
          <w:bCs/>
          <w:sz w:val="20"/>
          <w:szCs w:val="20"/>
          <w:highlight w:val="green"/>
        </w:rPr>
      </w:pPr>
      <w:r w:rsidRPr="007F6DFD">
        <w:rPr>
          <w:rFonts w:asciiTheme="minorBidi" w:hAnsiTheme="minorBidi"/>
          <w:b/>
          <w:bCs/>
          <w:sz w:val="20"/>
          <w:szCs w:val="20"/>
          <w:highlight w:val="green"/>
        </w:rPr>
        <w:t>Add a Process Group</w:t>
      </w:r>
    </w:p>
    <w:p w14:paraId="6E1A0FC5" w14:textId="77777777" w:rsidR="00B807A8" w:rsidRPr="007F6DFD" w:rsidRDefault="00B807A8" w:rsidP="00B807A8">
      <w:p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 xml:space="preserve">The fourth symbol in the menu at the top of the </w:t>
      </w:r>
      <w:proofErr w:type="spellStart"/>
      <w:r w:rsidRPr="007F6DFD">
        <w:rPr>
          <w:rFonts w:asciiTheme="minorBidi" w:hAnsiTheme="minorBidi"/>
          <w:sz w:val="20"/>
          <w:szCs w:val="20"/>
          <w:highlight w:val="green"/>
        </w:rPr>
        <w:t>NiFi</w:t>
      </w:r>
      <w:proofErr w:type="spellEnd"/>
      <w:r w:rsidRPr="007F6DFD">
        <w:rPr>
          <w:rFonts w:asciiTheme="minorBidi" w:hAnsiTheme="minorBidi"/>
          <w:sz w:val="20"/>
          <w:szCs w:val="20"/>
          <w:highlight w:val="green"/>
        </w:rPr>
        <w:t xml:space="preserve"> UI as shown in the above picture is used to add a Process Group in the </w:t>
      </w:r>
      <w:proofErr w:type="spellStart"/>
      <w:r w:rsidRPr="007F6DFD">
        <w:rPr>
          <w:rFonts w:asciiTheme="minorBidi" w:hAnsiTheme="minorBidi"/>
          <w:sz w:val="20"/>
          <w:szCs w:val="20"/>
          <w:highlight w:val="green"/>
        </w:rPr>
        <w:t>NiFi</w:t>
      </w:r>
      <w:proofErr w:type="spellEnd"/>
      <w:r w:rsidRPr="007F6DFD">
        <w:rPr>
          <w:rFonts w:asciiTheme="minorBidi" w:hAnsiTheme="minorBidi"/>
          <w:sz w:val="20"/>
          <w:szCs w:val="20"/>
          <w:highlight w:val="green"/>
        </w:rPr>
        <w:t xml:space="preserve"> canvas. Drag and </w:t>
      </w:r>
      <w:proofErr w:type="gramStart"/>
      <w:r w:rsidRPr="007F6DFD">
        <w:rPr>
          <w:rFonts w:asciiTheme="minorBidi" w:hAnsiTheme="minorBidi"/>
          <w:sz w:val="20"/>
          <w:szCs w:val="20"/>
          <w:highlight w:val="green"/>
        </w:rPr>
        <w:t>Drop</w:t>
      </w:r>
      <w:proofErr w:type="gramEnd"/>
      <w:r w:rsidRPr="007F6DFD">
        <w:rPr>
          <w:rFonts w:asciiTheme="minorBidi" w:hAnsiTheme="minorBidi"/>
          <w:sz w:val="20"/>
          <w:szCs w:val="20"/>
          <w:highlight w:val="green"/>
        </w:rPr>
        <w:t xml:space="preserve"> a new Process Group on the canvas and name it “First </w:t>
      </w:r>
      <w:proofErr w:type="spellStart"/>
      <w:r w:rsidRPr="007F6DFD">
        <w:rPr>
          <w:rFonts w:asciiTheme="minorBidi" w:hAnsiTheme="minorBidi"/>
          <w:sz w:val="20"/>
          <w:szCs w:val="20"/>
          <w:highlight w:val="green"/>
        </w:rPr>
        <w:t>Nifi</w:t>
      </w:r>
      <w:proofErr w:type="spellEnd"/>
      <w:r w:rsidRPr="007F6DFD">
        <w:rPr>
          <w:rFonts w:asciiTheme="minorBidi" w:hAnsiTheme="minorBidi"/>
          <w:sz w:val="20"/>
          <w:szCs w:val="20"/>
          <w:highlight w:val="green"/>
        </w:rPr>
        <w:t xml:space="preserve"> Flow”.</w:t>
      </w:r>
    </w:p>
    <w:p w14:paraId="78DBD7F2" w14:textId="44B0CBE6" w:rsidR="00B807A8" w:rsidRPr="007F6DFD" w:rsidRDefault="00B807A8" w:rsidP="00B807A8">
      <w:pPr>
        <w:spacing w:after="0" w:line="240" w:lineRule="auto"/>
        <w:contextualSpacing/>
        <w:rPr>
          <w:rFonts w:asciiTheme="minorBidi" w:hAnsiTheme="minorBidi"/>
          <w:sz w:val="20"/>
          <w:szCs w:val="20"/>
          <w:highlight w:val="green"/>
        </w:rPr>
      </w:pPr>
      <w:r w:rsidRPr="007F6DFD">
        <w:rPr>
          <w:rFonts w:asciiTheme="minorBidi" w:hAnsiTheme="minorBidi"/>
          <w:noProof/>
          <w:sz w:val="20"/>
          <w:szCs w:val="20"/>
          <w:highlight w:val="green"/>
        </w:rPr>
        <w:drawing>
          <wp:inline distT="0" distB="0" distL="0" distR="0" wp14:anchorId="1777EAB2" wp14:editId="27042A50">
            <wp:extent cx="3932903" cy="750865"/>
            <wp:effectExtent l="0" t="0" r="0" b="0"/>
            <wp:docPr id="1643355407" name="Picture 64" descr="A screenshot of a computer&#10;&#10;AI-generated content may be incorrect.">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55407" name="Picture 64" descr="A screenshot of a computer&#10;&#10;AI-generated content may be incorrect.">
                      <a:hlinkClick r:id="rId6"/>
                    </pic:cNvP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977856" cy="759447"/>
                    </a:xfrm>
                    <a:prstGeom prst="rect">
                      <a:avLst/>
                    </a:prstGeom>
                    <a:noFill/>
                    <a:ln>
                      <a:noFill/>
                    </a:ln>
                  </pic:spPr>
                </pic:pic>
              </a:graphicData>
            </a:graphic>
          </wp:inline>
        </w:drawing>
      </w:r>
    </w:p>
    <w:p w14:paraId="24F867F6" w14:textId="77777777" w:rsidR="00B807A8" w:rsidRPr="007F6DFD" w:rsidRDefault="00B807A8" w:rsidP="00B807A8">
      <w:pPr>
        <w:spacing w:after="0" w:line="240" w:lineRule="auto"/>
        <w:contextualSpacing/>
        <w:rPr>
          <w:rFonts w:asciiTheme="minorBidi" w:hAnsiTheme="minorBidi"/>
          <w:sz w:val="20"/>
          <w:szCs w:val="20"/>
          <w:highlight w:val="green"/>
        </w:rPr>
      </w:pPr>
      <w:r w:rsidRPr="007F6DFD">
        <w:rPr>
          <w:rFonts w:asciiTheme="minorBidi" w:hAnsiTheme="minorBidi"/>
          <w:sz w:val="20"/>
          <w:szCs w:val="20"/>
          <w:highlight w:val="green"/>
        </w:rPr>
        <w:t>Process groups can be created in hierarchical manner to manage the data flows in better structure, which is easy to understand.</w:t>
      </w:r>
    </w:p>
    <w:p w14:paraId="68B90462" w14:textId="61570C63" w:rsidR="00B807A8" w:rsidRPr="007F6DFD" w:rsidRDefault="00B807A8" w:rsidP="00B807A8">
      <w:pPr>
        <w:spacing w:after="0" w:line="240" w:lineRule="auto"/>
        <w:contextualSpacing/>
        <w:rPr>
          <w:rFonts w:asciiTheme="minorBidi" w:hAnsiTheme="minorBidi"/>
          <w:sz w:val="20"/>
          <w:szCs w:val="20"/>
          <w:highlight w:val="green"/>
        </w:rPr>
      </w:pPr>
      <w:r w:rsidRPr="007F6DFD">
        <w:rPr>
          <w:rFonts w:asciiTheme="minorBidi" w:hAnsiTheme="minorBidi"/>
          <w:noProof/>
          <w:sz w:val="20"/>
          <w:szCs w:val="20"/>
          <w:highlight w:val="green"/>
        </w:rPr>
        <w:drawing>
          <wp:inline distT="0" distB="0" distL="0" distR="0" wp14:anchorId="6E73735F" wp14:editId="7686A8BC">
            <wp:extent cx="4240981" cy="2597148"/>
            <wp:effectExtent l="0" t="0" r="7620" b="0"/>
            <wp:docPr id="840388660" name="Picture 63" descr="A screenshot of a computer&#10;&#10;AI-generated content may be incorrec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388660" name="Picture 63" descr="A screenshot of a computer&#10;&#10;AI-generated content may be incorrect.">
                      <a:hlinkClick r:id="rId8"/>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45732" cy="2600058"/>
                    </a:xfrm>
                    <a:prstGeom prst="rect">
                      <a:avLst/>
                    </a:prstGeom>
                    <a:noFill/>
                    <a:ln>
                      <a:noFill/>
                    </a:ln>
                  </pic:spPr>
                </pic:pic>
              </a:graphicData>
            </a:graphic>
          </wp:inline>
        </w:drawing>
      </w:r>
    </w:p>
    <w:p w14:paraId="1CEA1066" w14:textId="77777777" w:rsidR="00B807A8" w:rsidRPr="00B807A8" w:rsidRDefault="00B807A8" w:rsidP="00B807A8">
      <w:pPr>
        <w:spacing w:after="0" w:line="240" w:lineRule="auto"/>
        <w:contextualSpacing/>
        <w:rPr>
          <w:rFonts w:asciiTheme="minorBidi" w:hAnsiTheme="minorBidi"/>
          <w:sz w:val="20"/>
          <w:szCs w:val="20"/>
        </w:rPr>
      </w:pPr>
      <w:r w:rsidRPr="007F6DFD">
        <w:rPr>
          <w:rFonts w:asciiTheme="minorBidi" w:hAnsiTheme="minorBidi"/>
          <w:sz w:val="20"/>
          <w:szCs w:val="20"/>
          <w:highlight w:val="green"/>
        </w:rPr>
        <w:t xml:space="preserve">Double click on the Process Group to </w:t>
      </w:r>
      <w:proofErr w:type="gramStart"/>
      <w:r w:rsidRPr="007F6DFD">
        <w:rPr>
          <w:rFonts w:asciiTheme="minorBidi" w:hAnsiTheme="minorBidi"/>
          <w:sz w:val="20"/>
          <w:szCs w:val="20"/>
          <w:highlight w:val="green"/>
        </w:rPr>
        <w:t>enter into</w:t>
      </w:r>
      <w:proofErr w:type="gramEnd"/>
      <w:r w:rsidRPr="007F6DFD">
        <w:rPr>
          <w:rFonts w:asciiTheme="minorBidi" w:hAnsiTheme="minorBidi"/>
          <w:sz w:val="20"/>
          <w:szCs w:val="20"/>
          <w:highlight w:val="green"/>
        </w:rPr>
        <w:t xml:space="preserve"> it. You can navigate back out and in by clicking on the corresponding level on the breadcrumb bar.</w:t>
      </w:r>
    </w:p>
    <w:p w14:paraId="5A83E900" w14:textId="79C2ADA1" w:rsidR="00B807A8" w:rsidRPr="00B807A8" w:rsidRDefault="00B807A8" w:rsidP="00B807A8">
      <w:pPr>
        <w:spacing w:after="0" w:line="240" w:lineRule="auto"/>
        <w:contextualSpacing/>
        <w:rPr>
          <w:rFonts w:asciiTheme="minorBidi" w:hAnsiTheme="minorBidi"/>
          <w:sz w:val="20"/>
          <w:szCs w:val="20"/>
        </w:rPr>
      </w:pPr>
      <w:r w:rsidRPr="00AC5901">
        <w:rPr>
          <w:rFonts w:asciiTheme="minorBidi" w:hAnsiTheme="minorBidi"/>
          <w:noProof/>
          <w:sz w:val="20"/>
          <w:szCs w:val="20"/>
          <w:highlight w:val="green"/>
        </w:rPr>
        <w:drawing>
          <wp:inline distT="0" distB="0" distL="0" distR="0" wp14:anchorId="5E1DF301" wp14:editId="1075F965">
            <wp:extent cx="2486856" cy="278581"/>
            <wp:effectExtent l="0" t="0" r="0" b="7620"/>
            <wp:docPr id="1196467168" name="Picture 62">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00536" cy="291316"/>
                    </a:xfrm>
                    <a:prstGeom prst="rect">
                      <a:avLst/>
                    </a:prstGeom>
                    <a:noFill/>
                    <a:ln>
                      <a:noFill/>
                    </a:ln>
                  </pic:spPr>
                </pic:pic>
              </a:graphicData>
            </a:graphic>
          </wp:inline>
        </w:drawing>
      </w:r>
    </w:p>
    <w:p w14:paraId="118E9DF0"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Add Processors</w:t>
      </w:r>
    </w:p>
    <w:p w14:paraId="274DBA1C"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b/>
          <w:bCs/>
          <w:sz w:val="20"/>
          <w:szCs w:val="20"/>
        </w:rPr>
        <w:t>Step 1:</w:t>
      </w:r>
      <w:r w:rsidRPr="00B807A8">
        <w:rPr>
          <w:rFonts w:asciiTheme="minorBidi" w:hAnsiTheme="minorBidi"/>
          <w:sz w:val="20"/>
          <w:szCs w:val="20"/>
        </w:rPr>
        <w:t xml:space="preserve"> To add a processor on the canvas, go to the component section in the toolbar and drag a processor component. This will open </w:t>
      </w:r>
      <w:proofErr w:type="gramStart"/>
      <w:r w:rsidRPr="00B807A8">
        <w:rPr>
          <w:rFonts w:asciiTheme="minorBidi" w:hAnsiTheme="minorBidi"/>
          <w:sz w:val="20"/>
          <w:szCs w:val="20"/>
        </w:rPr>
        <w:t>a Add</w:t>
      </w:r>
      <w:proofErr w:type="gramEnd"/>
      <w:r w:rsidRPr="00B807A8">
        <w:rPr>
          <w:rFonts w:asciiTheme="minorBidi" w:hAnsiTheme="minorBidi"/>
          <w:sz w:val="20"/>
          <w:szCs w:val="20"/>
        </w:rPr>
        <w:t xml:space="preserve"> Processor window, where you go through the list of processors.</w:t>
      </w:r>
    </w:p>
    <w:p w14:paraId="6BE9874E" w14:textId="75BE18F0"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lastRenderedPageBreak/>
        <w:drawing>
          <wp:inline distT="0" distB="0" distL="0" distR="0" wp14:anchorId="3E0051FE" wp14:editId="42F7A2FF">
            <wp:extent cx="3382297" cy="2624172"/>
            <wp:effectExtent l="0" t="0" r="8890" b="5080"/>
            <wp:docPr id="1084368835" name="Picture 61">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392445" cy="2632045"/>
                    </a:xfrm>
                    <a:prstGeom prst="rect">
                      <a:avLst/>
                    </a:prstGeom>
                    <a:noFill/>
                    <a:ln>
                      <a:noFill/>
                    </a:ln>
                  </pic:spPr>
                </pic:pic>
              </a:graphicData>
            </a:graphic>
          </wp:inline>
        </w:drawing>
      </w:r>
    </w:p>
    <w:p w14:paraId="78F8B1F2"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b/>
          <w:bCs/>
          <w:sz w:val="20"/>
          <w:szCs w:val="20"/>
        </w:rPr>
        <w:t>Step 2:</w:t>
      </w:r>
      <w:r w:rsidRPr="00B807A8">
        <w:rPr>
          <w:rFonts w:asciiTheme="minorBidi" w:hAnsiTheme="minorBidi"/>
          <w:sz w:val="20"/>
          <w:szCs w:val="20"/>
        </w:rPr>
        <w:t> Find the required processor </w:t>
      </w:r>
      <w:proofErr w:type="spellStart"/>
      <w:r w:rsidRPr="00B807A8">
        <w:rPr>
          <w:rFonts w:asciiTheme="minorBidi" w:hAnsiTheme="minorBidi"/>
          <w:b/>
          <w:bCs/>
          <w:i/>
          <w:iCs/>
          <w:sz w:val="20"/>
          <w:szCs w:val="20"/>
        </w:rPr>
        <w:t>GenerateFlowFile</w:t>
      </w:r>
      <w:proofErr w:type="spellEnd"/>
      <w:r w:rsidRPr="00B807A8">
        <w:rPr>
          <w:rFonts w:asciiTheme="minorBidi" w:hAnsiTheme="minorBidi"/>
          <w:sz w:val="20"/>
          <w:szCs w:val="20"/>
        </w:rPr>
        <w:t> or click on its tag under the Tag Cloud to reduce the list of processors by category and functionality that you are looking for a processor.</w:t>
      </w:r>
    </w:p>
    <w:p w14:paraId="77CF7F6E"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b/>
          <w:bCs/>
          <w:sz w:val="20"/>
          <w:szCs w:val="20"/>
        </w:rPr>
        <w:t>Step 3:</w:t>
      </w:r>
      <w:r w:rsidRPr="00B807A8">
        <w:rPr>
          <w:rFonts w:asciiTheme="minorBidi" w:hAnsiTheme="minorBidi"/>
          <w:sz w:val="20"/>
          <w:szCs w:val="20"/>
        </w:rPr>
        <w:t> Click on the processor that you want to select and add it to the canvas by clicking on the </w:t>
      </w:r>
      <w:r w:rsidRPr="00B807A8">
        <w:rPr>
          <w:rFonts w:asciiTheme="minorBidi" w:hAnsiTheme="minorBidi"/>
          <w:b/>
          <w:bCs/>
          <w:sz w:val="20"/>
          <w:szCs w:val="20"/>
        </w:rPr>
        <w:t>Add</w:t>
      </w:r>
      <w:r w:rsidRPr="00B807A8">
        <w:rPr>
          <w:rFonts w:asciiTheme="minorBidi" w:hAnsiTheme="minorBidi"/>
          <w:sz w:val="20"/>
          <w:szCs w:val="20"/>
        </w:rPr>
        <w:t> button. Similarly, drag the processor icon again, type the name of the processor you want and double-click to add it to the canvas.</w:t>
      </w:r>
    </w:p>
    <w:p w14:paraId="6E589C2A"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b/>
          <w:bCs/>
          <w:sz w:val="20"/>
          <w:szCs w:val="20"/>
        </w:rPr>
        <w:t>Step 4:</w:t>
      </w:r>
      <w:r w:rsidRPr="00B807A8">
        <w:rPr>
          <w:rFonts w:asciiTheme="minorBidi" w:hAnsiTheme="minorBidi"/>
          <w:sz w:val="20"/>
          <w:szCs w:val="20"/>
        </w:rPr>
        <w:t> If you already know the processor name that you want, you can simply type the name of the processor up here in the filter bar. After that, double-click on the processor to add it to the canvas.</w:t>
      </w:r>
    </w:p>
    <w:p w14:paraId="586BE52D" w14:textId="758367FB"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2D5654F1" wp14:editId="18C80B8F">
            <wp:extent cx="3388852" cy="2608619"/>
            <wp:effectExtent l="0" t="0" r="2540" b="1270"/>
            <wp:docPr id="1962034862" name="Picture 60" descr="A screenshot of a computer&#10;&#10;AI-generated content may be incorrect.">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34862" name="Picture 60" descr="A screenshot of a computer&#10;&#10;AI-generated content may be incorrect.">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5450" cy="2613698"/>
                    </a:xfrm>
                    <a:prstGeom prst="rect">
                      <a:avLst/>
                    </a:prstGeom>
                    <a:noFill/>
                    <a:ln>
                      <a:noFill/>
                    </a:ln>
                  </pic:spPr>
                </pic:pic>
              </a:graphicData>
            </a:graphic>
          </wp:inline>
        </w:drawing>
      </w:r>
    </w:p>
    <w:p w14:paraId="3E43DB2B"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By following the above steps, search for the second processor to add on the canvas (</w:t>
      </w:r>
      <w:proofErr w:type="spellStart"/>
      <w:r w:rsidRPr="00B807A8">
        <w:rPr>
          <w:rFonts w:asciiTheme="minorBidi" w:hAnsiTheme="minorBidi"/>
          <w:b/>
          <w:bCs/>
          <w:i/>
          <w:iCs/>
          <w:sz w:val="20"/>
          <w:szCs w:val="20"/>
        </w:rPr>
        <w:t>PutFile</w:t>
      </w:r>
      <w:proofErr w:type="spellEnd"/>
      <w:r w:rsidRPr="00B807A8">
        <w:rPr>
          <w:rFonts w:asciiTheme="minorBidi" w:hAnsiTheme="minorBidi"/>
          <w:sz w:val="20"/>
          <w:szCs w:val="20"/>
        </w:rPr>
        <w:t>).</w:t>
      </w:r>
    </w:p>
    <w:p w14:paraId="4C3BE912" w14:textId="0556FAEE"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lastRenderedPageBreak/>
        <w:drawing>
          <wp:inline distT="0" distB="0" distL="0" distR="0" wp14:anchorId="640568F5" wp14:editId="67E926E9">
            <wp:extent cx="3823343" cy="2369574"/>
            <wp:effectExtent l="0" t="0" r="5715" b="0"/>
            <wp:docPr id="281051515" name="Picture 59" descr="A screenshot of a computer&#10;&#10;AI-generated content may be incorrect.">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51515" name="Picture 59" descr="A screenshot of a computer&#10;&#10;AI-generated content may be incorrect.">
                      <a:hlinkClick r:id="rId16"/>
                    </pic:cNvPr>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24676" cy="2370400"/>
                    </a:xfrm>
                    <a:prstGeom prst="rect">
                      <a:avLst/>
                    </a:prstGeom>
                    <a:noFill/>
                    <a:ln>
                      <a:noFill/>
                    </a:ln>
                  </pic:spPr>
                </pic:pic>
              </a:graphicData>
            </a:graphic>
          </wp:inline>
        </w:drawing>
      </w:r>
    </w:p>
    <w:p w14:paraId="31693952"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Configure Processors</w:t>
      </w:r>
    </w:p>
    <w:p w14:paraId="2CC8DA34"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At this level, all the required processors are on the canvas. But you will see that both processors are invalid because they have a warning symbol in the upper left corner of the processor base. This is because you need to configure these processors. Hover the mouse over the warning icon, it will show the minimum requirements need to be configured to make processors valid and able to run.</w:t>
      </w:r>
    </w:p>
    <w:p w14:paraId="3067C772" w14:textId="0F08A513"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3E985CD1" wp14:editId="05CCDB4A">
            <wp:extent cx="3011948" cy="1208319"/>
            <wp:effectExtent l="0" t="0" r="0" b="0"/>
            <wp:docPr id="302709050" name="Picture 58" descr="A screenshot of a computer&#10;&#10;AI-generated content may be incorrect.">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09050" name="Picture 58" descr="A screenshot of a computer&#10;&#10;AI-generated content may be incorrect.">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125" cy="1214408"/>
                    </a:xfrm>
                    <a:prstGeom prst="rect">
                      <a:avLst/>
                    </a:prstGeom>
                    <a:noFill/>
                    <a:ln>
                      <a:noFill/>
                    </a:ln>
                  </pic:spPr>
                </pic:pic>
              </a:graphicData>
            </a:graphic>
          </wp:inline>
        </w:drawing>
      </w:r>
    </w:p>
    <w:p w14:paraId="185B2FFE"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b/>
          <w:bCs/>
          <w:sz w:val="20"/>
          <w:szCs w:val="20"/>
        </w:rPr>
        <w:t>Note:</w:t>
      </w:r>
      <w:r w:rsidRPr="00B807A8">
        <w:rPr>
          <w:rFonts w:asciiTheme="minorBidi" w:hAnsiTheme="minorBidi"/>
          <w:sz w:val="20"/>
          <w:szCs w:val="20"/>
        </w:rPr>
        <w:t> To know more about the processor, right-click on it and go to View Usage option. It will show you the documentation for the processor.</w:t>
      </w:r>
    </w:p>
    <w:p w14:paraId="7D4CD300"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 xml:space="preserve">To configure the processor, </w:t>
      </w:r>
      <w:proofErr w:type="gramStart"/>
      <w:r w:rsidRPr="00B807A8">
        <w:rPr>
          <w:rFonts w:asciiTheme="minorBidi" w:hAnsiTheme="minorBidi"/>
          <w:sz w:val="20"/>
          <w:szCs w:val="20"/>
        </w:rPr>
        <w:t>simply right</w:t>
      </w:r>
      <w:proofErr w:type="gramEnd"/>
      <w:r w:rsidRPr="00B807A8">
        <w:rPr>
          <w:rFonts w:asciiTheme="minorBidi" w:hAnsiTheme="minorBidi"/>
          <w:sz w:val="20"/>
          <w:szCs w:val="20"/>
        </w:rPr>
        <w:t xml:space="preserve"> click on the respective processor and go to </w:t>
      </w:r>
      <w:r w:rsidRPr="00B807A8">
        <w:rPr>
          <w:rFonts w:asciiTheme="minorBidi" w:hAnsiTheme="minorBidi"/>
          <w:b/>
          <w:bCs/>
          <w:sz w:val="20"/>
          <w:szCs w:val="20"/>
        </w:rPr>
        <w:t>Configure</w:t>
      </w:r>
      <w:r w:rsidRPr="00B807A8">
        <w:rPr>
          <w:rFonts w:asciiTheme="minorBidi" w:hAnsiTheme="minorBidi"/>
          <w:sz w:val="20"/>
          <w:szCs w:val="20"/>
        </w:rPr>
        <w:t>.</w:t>
      </w:r>
    </w:p>
    <w:p w14:paraId="07479BE4" w14:textId="334FE6D6"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762D8149" wp14:editId="2E581BEB">
            <wp:extent cx="2982452" cy="1848419"/>
            <wp:effectExtent l="0" t="0" r="8890" b="0"/>
            <wp:docPr id="255603389" name="Picture 57">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a:hlinkClick r:id="rId20"/>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1762" cy="1854189"/>
                    </a:xfrm>
                    <a:prstGeom prst="rect">
                      <a:avLst/>
                    </a:prstGeom>
                    <a:noFill/>
                    <a:ln>
                      <a:noFill/>
                    </a:ln>
                  </pic:spPr>
                </pic:pic>
              </a:graphicData>
            </a:graphic>
          </wp:inline>
        </w:drawing>
      </w:r>
    </w:p>
    <w:p w14:paraId="61343B17"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A window of Configure Processor with default values will pop up to you. This will bring up a new window containing five tabs, i.e., </w:t>
      </w:r>
      <w:r w:rsidRPr="00B807A8">
        <w:rPr>
          <w:rFonts w:asciiTheme="minorBidi" w:hAnsiTheme="minorBidi"/>
          <w:b/>
          <w:bCs/>
          <w:sz w:val="20"/>
          <w:szCs w:val="20"/>
        </w:rPr>
        <w:t>Setting</w:t>
      </w:r>
      <w:r w:rsidRPr="00B807A8">
        <w:rPr>
          <w:rFonts w:asciiTheme="minorBidi" w:hAnsiTheme="minorBidi"/>
          <w:sz w:val="20"/>
          <w:szCs w:val="20"/>
        </w:rPr>
        <w:t>, </w:t>
      </w:r>
      <w:r w:rsidRPr="00B807A8">
        <w:rPr>
          <w:rFonts w:asciiTheme="minorBidi" w:hAnsiTheme="minorBidi"/>
          <w:b/>
          <w:bCs/>
          <w:sz w:val="20"/>
          <w:szCs w:val="20"/>
        </w:rPr>
        <w:t>Scheduling</w:t>
      </w:r>
      <w:r w:rsidRPr="00B807A8">
        <w:rPr>
          <w:rFonts w:asciiTheme="minorBidi" w:hAnsiTheme="minorBidi"/>
          <w:sz w:val="20"/>
          <w:szCs w:val="20"/>
        </w:rPr>
        <w:t>, </w:t>
      </w:r>
      <w:r w:rsidRPr="00B807A8">
        <w:rPr>
          <w:rFonts w:asciiTheme="minorBidi" w:hAnsiTheme="minorBidi"/>
          <w:b/>
          <w:bCs/>
          <w:sz w:val="20"/>
          <w:szCs w:val="20"/>
        </w:rPr>
        <w:t>Properties</w:t>
      </w:r>
      <w:r w:rsidRPr="00B807A8">
        <w:rPr>
          <w:rFonts w:asciiTheme="minorBidi" w:hAnsiTheme="minorBidi"/>
          <w:sz w:val="20"/>
          <w:szCs w:val="20"/>
        </w:rPr>
        <w:t>, </w:t>
      </w:r>
      <w:r w:rsidRPr="00B807A8">
        <w:rPr>
          <w:rFonts w:asciiTheme="minorBidi" w:hAnsiTheme="minorBidi"/>
          <w:b/>
          <w:bCs/>
          <w:sz w:val="20"/>
          <w:szCs w:val="20"/>
        </w:rPr>
        <w:t>Relationships</w:t>
      </w:r>
      <w:r w:rsidRPr="00B807A8">
        <w:rPr>
          <w:rFonts w:asciiTheme="minorBidi" w:hAnsiTheme="minorBidi"/>
          <w:sz w:val="20"/>
          <w:szCs w:val="20"/>
        </w:rPr>
        <w:t> and </w:t>
      </w:r>
      <w:r w:rsidRPr="00B807A8">
        <w:rPr>
          <w:rFonts w:asciiTheme="minorBidi" w:hAnsiTheme="minorBidi"/>
          <w:b/>
          <w:bCs/>
          <w:sz w:val="20"/>
          <w:szCs w:val="20"/>
        </w:rPr>
        <w:t>Comment</w:t>
      </w:r>
      <w:r w:rsidRPr="00B807A8">
        <w:rPr>
          <w:rFonts w:asciiTheme="minorBidi" w:hAnsiTheme="minorBidi"/>
          <w:sz w:val="20"/>
          <w:szCs w:val="20"/>
        </w:rPr>
        <w:t>.</w:t>
      </w:r>
    </w:p>
    <w:p w14:paraId="2BCBC337" w14:textId="2B65C203"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lastRenderedPageBreak/>
        <w:drawing>
          <wp:inline distT="0" distB="0" distL="0" distR="0" wp14:anchorId="4AC5B2AC" wp14:editId="272AED3C">
            <wp:extent cx="3195484" cy="2368960"/>
            <wp:effectExtent l="0" t="0" r="5080" b="0"/>
            <wp:docPr id="1822152097" name="Picture 56" descr="A screenshot of a computer&#10;&#10;AI-generated content may be incorrect.">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2097" name="Picture 56" descr="A screenshot of a computer&#10;&#10;AI-generated content may be incorrect.">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0295" cy="2372527"/>
                    </a:xfrm>
                    <a:prstGeom prst="rect">
                      <a:avLst/>
                    </a:prstGeom>
                    <a:noFill/>
                    <a:ln>
                      <a:noFill/>
                    </a:ln>
                  </pic:spPr>
                </pic:pic>
              </a:graphicData>
            </a:graphic>
          </wp:inline>
        </w:drawing>
      </w:r>
    </w:p>
    <w:p w14:paraId="430CD100"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 xml:space="preserve">Configure </w:t>
      </w:r>
      <w:proofErr w:type="spellStart"/>
      <w:r w:rsidRPr="00B807A8">
        <w:rPr>
          <w:rFonts w:asciiTheme="minorBidi" w:hAnsiTheme="minorBidi"/>
          <w:b/>
          <w:bCs/>
          <w:sz w:val="20"/>
          <w:szCs w:val="20"/>
        </w:rPr>
        <w:t>GenerateFlowFile</w:t>
      </w:r>
      <w:proofErr w:type="spellEnd"/>
      <w:r w:rsidRPr="00B807A8">
        <w:rPr>
          <w:rFonts w:asciiTheme="minorBidi" w:hAnsiTheme="minorBidi"/>
          <w:b/>
          <w:bCs/>
          <w:sz w:val="20"/>
          <w:szCs w:val="20"/>
        </w:rPr>
        <w:t xml:space="preserve"> Processor</w:t>
      </w:r>
    </w:p>
    <w:p w14:paraId="5DBAB36E"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To configure the </w:t>
      </w:r>
      <w:proofErr w:type="spellStart"/>
      <w:r w:rsidRPr="00B807A8">
        <w:rPr>
          <w:rFonts w:asciiTheme="minorBidi" w:hAnsiTheme="minorBidi"/>
          <w:b/>
          <w:bCs/>
          <w:sz w:val="20"/>
          <w:szCs w:val="20"/>
        </w:rPr>
        <w:t>GenerateFlowFile</w:t>
      </w:r>
      <w:proofErr w:type="spellEnd"/>
      <w:r w:rsidRPr="00B807A8">
        <w:rPr>
          <w:rFonts w:asciiTheme="minorBidi" w:hAnsiTheme="minorBidi"/>
          <w:sz w:val="20"/>
          <w:szCs w:val="20"/>
        </w:rPr>
        <w:t> processor, right click on it and select </w:t>
      </w:r>
      <w:r w:rsidRPr="00B807A8">
        <w:rPr>
          <w:rFonts w:asciiTheme="minorBidi" w:hAnsiTheme="minorBidi"/>
          <w:b/>
          <w:bCs/>
          <w:sz w:val="20"/>
          <w:szCs w:val="20"/>
        </w:rPr>
        <w:t>Configure</w:t>
      </w:r>
      <w:r w:rsidRPr="00B807A8">
        <w:rPr>
          <w:rFonts w:asciiTheme="minorBidi" w:hAnsiTheme="minorBidi"/>
          <w:sz w:val="20"/>
          <w:szCs w:val="20"/>
        </w:rPr>
        <w:t>. This will open the Settings configuration window for this processor.</w:t>
      </w:r>
    </w:p>
    <w:p w14:paraId="5E827945"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Settings</w:t>
      </w:r>
    </w:p>
    <w:p w14:paraId="4E734500"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From the </w:t>
      </w:r>
      <w:r w:rsidRPr="00B807A8">
        <w:rPr>
          <w:rFonts w:asciiTheme="minorBidi" w:hAnsiTheme="minorBidi"/>
          <w:b/>
          <w:bCs/>
          <w:sz w:val="20"/>
          <w:szCs w:val="20"/>
        </w:rPr>
        <w:t>Setting</w:t>
      </w:r>
      <w:r w:rsidRPr="00B807A8">
        <w:rPr>
          <w:rFonts w:asciiTheme="minorBidi" w:hAnsiTheme="minorBidi"/>
          <w:sz w:val="20"/>
          <w:szCs w:val="20"/>
        </w:rPr>
        <w:t> tab you can change the name of the processor in </w:t>
      </w:r>
      <w:r w:rsidRPr="00B807A8">
        <w:rPr>
          <w:rFonts w:asciiTheme="minorBidi" w:hAnsiTheme="minorBidi"/>
          <w:b/>
          <w:bCs/>
          <w:sz w:val="20"/>
          <w:szCs w:val="20"/>
        </w:rPr>
        <w:t>Name field</w:t>
      </w:r>
      <w:r w:rsidRPr="00B807A8">
        <w:rPr>
          <w:rFonts w:asciiTheme="minorBidi" w:hAnsiTheme="minorBidi"/>
          <w:sz w:val="20"/>
          <w:szCs w:val="20"/>
        </w:rPr>
        <w:t>, because by default its name is the processor type. Each processor has a unique id number, which is not configurable.</w:t>
      </w:r>
    </w:p>
    <w:p w14:paraId="372AF149" w14:textId="361D6094"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1D6452B8" wp14:editId="3F3ACBBC">
            <wp:extent cx="3637935" cy="2655382"/>
            <wp:effectExtent l="0" t="0" r="635" b="0"/>
            <wp:docPr id="177653255" name="Picture 55" descr="A screenshot of a computer&#10;&#10;AI-generated content may be incorrec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3255" name="Picture 55" descr="A screenshot of a computer&#10;&#10;AI-generated content may be incorrec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7286" cy="2662207"/>
                    </a:xfrm>
                    <a:prstGeom prst="rect">
                      <a:avLst/>
                    </a:prstGeom>
                    <a:noFill/>
                    <a:ln>
                      <a:noFill/>
                    </a:ln>
                  </pic:spPr>
                </pic:pic>
              </a:graphicData>
            </a:graphic>
          </wp:inline>
        </w:drawing>
      </w:r>
    </w:p>
    <w:p w14:paraId="057740A9"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Scheduling</w:t>
      </w:r>
    </w:p>
    <w:p w14:paraId="4AF83D47"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The </w:t>
      </w:r>
      <w:r w:rsidRPr="00B807A8">
        <w:rPr>
          <w:rFonts w:asciiTheme="minorBidi" w:hAnsiTheme="minorBidi"/>
          <w:b/>
          <w:bCs/>
          <w:sz w:val="20"/>
          <w:szCs w:val="20"/>
        </w:rPr>
        <w:t>Scheduling</w:t>
      </w:r>
      <w:r w:rsidRPr="00B807A8">
        <w:rPr>
          <w:rFonts w:asciiTheme="minorBidi" w:hAnsiTheme="minorBidi"/>
          <w:sz w:val="20"/>
          <w:szCs w:val="20"/>
        </w:rPr>
        <w:t> tab defines:</w:t>
      </w:r>
    </w:p>
    <w:p w14:paraId="3053BB3D" w14:textId="77777777" w:rsidR="00B807A8" w:rsidRPr="00B807A8" w:rsidRDefault="00B807A8" w:rsidP="00B807A8">
      <w:pPr>
        <w:numPr>
          <w:ilvl w:val="0"/>
          <w:numId w:val="2"/>
        </w:numPr>
        <w:spacing w:after="0" w:line="240" w:lineRule="auto"/>
        <w:contextualSpacing/>
        <w:rPr>
          <w:rFonts w:asciiTheme="minorBidi" w:hAnsiTheme="minorBidi"/>
          <w:sz w:val="20"/>
          <w:szCs w:val="20"/>
        </w:rPr>
      </w:pPr>
      <w:r w:rsidRPr="00B807A8">
        <w:rPr>
          <w:rFonts w:asciiTheme="minorBidi" w:hAnsiTheme="minorBidi"/>
          <w:sz w:val="20"/>
          <w:szCs w:val="20"/>
        </w:rPr>
        <w:t>How to run</w:t>
      </w:r>
    </w:p>
    <w:p w14:paraId="1742E2F6" w14:textId="77777777" w:rsidR="00B807A8" w:rsidRPr="00B807A8" w:rsidRDefault="00B807A8" w:rsidP="00B807A8">
      <w:pPr>
        <w:numPr>
          <w:ilvl w:val="0"/>
          <w:numId w:val="2"/>
        </w:numPr>
        <w:spacing w:after="0" w:line="240" w:lineRule="auto"/>
        <w:contextualSpacing/>
        <w:rPr>
          <w:rFonts w:asciiTheme="minorBidi" w:hAnsiTheme="minorBidi"/>
          <w:sz w:val="20"/>
          <w:szCs w:val="20"/>
        </w:rPr>
      </w:pPr>
      <w:r w:rsidRPr="00B807A8">
        <w:rPr>
          <w:rFonts w:asciiTheme="minorBidi" w:hAnsiTheme="minorBidi"/>
          <w:sz w:val="20"/>
          <w:szCs w:val="20"/>
        </w:rPr>
        <w:t>How often to run</w:t>
      </w:r>
    </w:p>
    <w:p w14:paraId="7C09BC00" w14:textId="77777777" w:rsidR="00B807A8" w:rsidRPr="00B807A8" w:rsidRDefault="00B807A8" w:rsidP="00B807A8">
      <w:pPr>
        <w:numPr>
          <w:ilvl w:val="0"/>
          <w:numId w:val="2"/>
        </w:numPr>
        <w:spacing w:after="0" w:line="240" w:lineRule="auto"/>
        <w:contextualSpacing/>
        <w:rPr>
          <w:rFonts w:asciiTheme="minorBidi" w:hAnsiTheme="minorBidi"/>
          <w:sz w:val="20"/>
          <w:szCs w:val="20"/>
        </w:rPr>
      </w:pPr>
      <w:r w:rsidRPr="00B807A8">
        <w:rPr>
          <w:rFonts w:asciiTheme="minorBidi" w:hAnsiTheme="minorBidi"/>
          <w:sz w:val="20"/>
          <w:szCs w:val="20"/>
        </w:rPr>
        <w:t>How long to run.</w:t>
      </w:r>
    </w:p>
    <w:p w14:paraId="1C7E3487"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Set the Run Schedule to </w:t>
      </w:r>
      <w:r w:rsidRPr="00B807A8">
        <w:rPr>
          <w:rFonts w:asciiTheme="minorBidi" w:hAnsiTheme="minorBidi"/>
          <w:b/>
          <w:bCs/>
          <w:sz w:val="20"/>
          <w:szCs w:val="20"/>
        </w:rPr>
        <w:t>10 sec</w:t>
      </w:r>
      <w:r w:rsidRPr="00B807A8">
        <w:rPr>
          <w:rFonts w:asciiTheme="minorBidi" w:hAnsiTheme="minorBidi"/>
          <w:sz w:val="20"/>
          <w:szCs w:val="20"/>
        </w:rPr>
        <w:t xml:space="preserve"> because this processor can produce test files very fast. Leave all other fields as </w:t>
      </w:r>
      <w:proofErr w:type="gramStart"/>
      <w:r w:rsidRPr="00B807A8">
        <w:rPr>
          <w:rFonts w:asciiTheme="minorBidi" w:hAnsiTheme="minorBidi"/>
          <w:sz w:val="20"/>
          <w:szCs w:val="20"/>
        </w:rPr>
        <w:t>default</w:t>
      </w:r>
      <w:proofErr w:type="gramEnd"/>
      <w:r w:rsidRPr="00B807A8">
        <w:rPr>
          <w:rFonts w:asciiTheme="minorBidi" w:hAnsiTheme="minorBidi"/>
          <w:sz w:val="20"/>
          <w:szCs w:val="20"/>
        </w:rPr>
        <w:t xml:space="preserve"> for now.</w:t>
      </w:r>
    </w:p>
    <w:p w14:paraId="30B1E181" w14:textId="72959A39"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lastRenderedPageBreak/>
        <w:drawing>
          <wp:inline distT="0" distB="0" distL="0" distR="0" wp14:anchorId="2CC61557" wp14:editId="3E1A1A6A">
            <wp:extent cx="3611104" cy="2667819"/>
            <wp:effectExtent l="0" t="0" r="8890" b="0"/>
            <wp:docPr id="1523513812" name="Picture 54" descr="A screenshot of a computer&#10;&#10;AI-generated content may be incorrec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13812" name="Picture 54" descr="A screenshot of a computer&#10;&#10;AI-generated content may be incorrec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17662" cy="2672664"/>
                    </a:xfrm>
                    <a:prstGeom prst="rect">
                      <a:avLst/>
                    </a:prstGeom>
                    <a:noFill/>
                    <a:ln>
                      <a:noFill/>
                    </a:ln>
                  </pic:spPr>
                </pic:pic>
              </a:graphicData>
            </a:graphic>
          </wp:inline>
        </w:drawing>
      </w:r>
    </w:p>
    <w:p w14:paraId="3324F020"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Properties</w:t>
      </w:r>
    </w:p>
    <w:p w14:paraId="2B1CC26F"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The </w:t>
      </w:r>
      <w:r w:rsidRPr="00B807A8">
        <w:rPr>
          <w:rFonts w:asciiTheme="minorBidi" w:hAnsiTheme="minorBidi"/>
          <w:b/>
          <w:bCs/>
          <w:sz w:val="20"/>
          <w:szCs w:val="20"/>
        </w:rPr>
        <w:t>Properties</w:t>
      </w:r>
      <w:r w:rsidRPr="00B807A8">
        <w:rPr>
          <w:rFonts w:asciiTheme="minorBidi" w:hAnsiTheme="minorBidi"/>
          <w:sz w:val="20"/>
          <w:szCs w:val="20"/>
        </w:rPr>
        <w:t> tab is the main tab where you configure the information that the processor needs to run properly, where properties that are not in bold letters are optional.</w:t>
      </w:r>
    </w:p>
    <w:p w14:paraId="095BE8C1" w14:textId="77777777" w:rsidR="00B807A8" w:rsidRPr="00B807A8" w:rsidRDefault="00B807A8" w:rsidP="00B807A8">
      <w:pPr>
        <w:numPr>
          <w:ilvl w:val="0"/>
          <w:numId w:val="3"/>
        </w:numPr>
        <w:spacing w:after="0" w:line="240" w:lineRule="auto"/>
        <w:contextualSpacing/>
        <w:rPr>
          <w:rFonts w:asciiTheme="minorBidi" w:hAnsiTheme="minorBidi"/>
          <w:sz w:val="20"/>
          <w:szCs w:val="20"/>
        </w:rPr>
      </w:pPr>
      <w:r w:rsidRPr="00B807A8">
        <w:rPr>
          <w:rFonts w:asciiTheme="minorBidi" w:hAnsiTheme="minorBidi"/>
          <w:sz w:val="20"/>
          <w:szCs w:val="20"/>
        </w:rPr>
        <w:t>From the </w:t>
      </w:r>
      <w:r w:rsidRPr="00B807A8">
        <w:rPr>
          <w:rFonts w:asciiTheme="minorBidi" w:hAnsiTheme="minorBidi"/>
          <w:b/>
          <w:bCs/>
          <w:sz w:val="20"/>
          <w:szCs w:val="20"/>
        </w:rPr>
        <w:t>Value</w:t>
      </w:r>
      <w:r w:rsidRPr="00B807A8">
        <w:rPr>
          <w:rFonts w:asciiTheme="minorBidi" w:hAnsiTheme="minorBidi"/>
          <w:sz w:val="20"/>
          <w:szCs w:val="20"/>
        </w:rPr>
        <w:t> column, click on the </w:t>
      </w:r>
      <w:r w:rsidRPr="00B807A8">
        <w:rPr>
          <w:rFonts w:asciiTheme="minorBidi" w:hAnsiTheme="minorBidi"/>
          <w:b/>
          <w:bCs/>
          <w:sz w:val="20"/>
          <w:szCs w:val="20"/>
        </w:rPr>
        <w:t>Custom Text </w:t>
      </w:r>
      <w:r w:rsidRPr="00B807A8">
        <w:rPr>
          <w:rFonts w:asciiTheme="minorBidi" w:hAnsiTheme="minorBidi"/>
          <w:sz w:val="20"/>
          <w:szCs w:val="20"/>
        </w:rPr>
        <w:t xml:space="preserve">row to change the content of this property and enter the following </w:t>
      </w:r>
      <w:proofErr w:type="gramStart"/>
      <w:r w:rsidRPr="00B807A8">
        <w:rPr>
          <w:rFonts w:asciiTheme="minorBidi" w:hAnsiTheme="minorBidi"/>
          <w:sz w:val="20"/>
          <w:szCs w:val="20"/>
        </w:rPr>
        <w:t>code snippet</w:t>
      </w:r>
      <w:proofErr w:type="gramEnd"/>
      <w:r w:rsidRPr="00B807A8">
        <w:rPr>
          <w:rFonts w:asciiTheme="minorBidi" w:hAnsiTheme="minorBidi"/>
          <w:sz w:val="20"/>
          <w:szCs w:val="20"/>
        </w:rPr>
        <w:t>. This code will generate random values using the </w:t>
      </w:r>
      <w:proofErr w:type="spellStart"/>
      <w:r w:rsidRPr="00B807A8">
        <w:rPr>
          <w:rFonts w:asciiTheme="minorBidi" w:hAnsiTheme="minorBidi"/>
          <w:sz w:val="20"/>
          <w:szCs w:val="20"/>
        </w:rPr>
        <w:fldChar w:fldCharType="begin"/>
      </w:r>
      <w:r w:rsidRPr="00B807A8">
        <w:rPr>
          <w:rFonts w:asciiTheme="minorBidi" w:hAnsiTheme="minorBidi"/>
          <w:sz w:val="20"/>
          <w:szCs w:val="20"/>
        </w:rPr>
        <w:instrText>HYPERLINK "https://nifi.apache.org/docs/nifi-docs/html/expression-language-guide.html" \t "_blank"</w:instrText>
      </w:r>
      <w:r w:rsidRPr="00B807A8">
        <w:rPr>
          <w:rFonts w:asciiTheme="minorBidi" w:hAnsiTheme="minorBidi"/>
          <w:sz w:val="20"/>
          <w:szCs w:val="20"/>
        </w:rPr>
      </w:r>
      <w:r w:rsidRPr="00B807A8">
        <w:rPr>
          <w:rFonts w:asciiTheme="minorBidi" w:hAnsiTheme="minorBidi"/>
          <w:sz w:val="20"/>
          <w:szCs w:val="20"/>
        </w:rPr>
        <w:fldChar w:fldCharType="separate"/>
      </w:r>
      <w:r w:rsidRPr="00B807A8">
        <w:rPr>
          <w:rStyle w:val="Hyperlink"/>
          <w:rFonts w:asciiTheme="minorBidi" w:hAnsiTheme="minorBidi"/>
          <w:sz w:val="20"/>
          <w:szCs w:val="20"/>
        </w:rPr>
        <w:t>Nifi</w:t>
      </w:r>
      <w:proofErr w:type="spellEnd"/>
      <w:r w:rsidRPr="00B807A8">
        <w:rPr>
          <w:rStyle w:val="Hyperlink"/>
          <w:rFonts w:asciiTheme="minorBidi" w:hAnsiTheme="minorBidi"/>
          <w:sz w:val="20"/>
          <w:szCs w:val="20"/>
        </w:rPr>
        <w:t xml:space="preserve"> Expression Language</w:t>
      </w:r>
      <w:r w:rsidRPr="00B807A8">
        <w:rPr>
          <w:rFonts w:asciiTheme="minorBidi" w:hAnsiTheme="minorBidi"/>
          <w:sz w:val="20"/>
          <w:szCs w:val="20"/>
        </w:rPr>
        <w:fldChar w:fldCharType="end"/>
      </w:r>
      <w:r w:rsidRPr="00B807A8">
        <w:rPr>
          <w:rFonts w:asciiTheme="minorBidi" w:hAnsiTheme="minorBidi"/>
          <w:sz w:val="20"/>
          <w:szCs w:val="20"/>
        </w:rPr>
        <w:t>. The expected output is one row in Json format.</w:t>
      </w:r>
    </w:p>
    <w:p w14:paraId="6C3C9602" w14:textId="77777777" w:rsidR="00B807A8" w:rsidRPr="00B807A8" w:rsidRDefault="00B807A8" w:rsidP="00B807A8">
      <w:pPr>
        <w:spacing w:after="0" w:line="240" w:lineRule="auto"/>
        <w:contextualSpacing/>
        <w:rPr>
          <w:rFonts w:asciiTheme="minorBidi" w:hAnsiTheme="minorBidi"/>
          <w:i/>
          <w:iCs/>
          <w:sz w:val="20"/>
          <w:szCs w:val="20"/>
        </w:rPr>
      </w:pPr>
      <w:r w:rsidRPr="00B807A8">
        <w:rPr>
          <w:rFonts w:asciiTheme="minorBidi" w:hAnsiTheme="minorBidi"/>
          <w:i/>
          <w:iCs/>
          <w:sz w:val="20"/>
          <w:szCs w:val="20"/>
        </w:rPr>
        <w:t>{"id": "${</w:t>
      </w:r>
      <w:proofErr w:type="gramStart"/>
      <w:r w:rsidRPr="00B807A8">
        <w:rPr>
          <w:rFonts w:asciiTheme="minorBidi" w:hAnsiTheme="minorBidi"/>
          <w:i/>
          <w:iCs/>
          <w:sz w:val="20"/>
          <w:szCs w:val="20"/>
        </w:rPr>
        <w:t>UUID(</w:t>
      </w:r>
      <w:proofErr w:type="gramEnd"/>
      <w:r w:rsidRPr="00B807A8">
        <w:rPr>
          <w:rFonts w:asciiTheme="minorBidi" w:hAnsiTheme="minorBidi"/>
          <w:i/>
          <w:iCs/>
          <w:sz w:val="20"/>
          <w:szCs w:val="20"/>
        </w:rPr>
        <w:t>)}",</w:t>
      </w:r>
    </w:p>
    <w:p w14:paraId="0869208A" w14:textId="77777777" w:rsidR="00B807A8" w:rsidRPr="00B807A8" w:rsidRDefault="00B807A8" w:rsidP="00B807A8">
      <w:pPr>
        <w:spacing w:after="0" w:line="240" w:lineRule="auto"/>
        <w:contextualSpacing/>
        <w:rPr>
          <w:rFonts w:asciiTheme="minorBidi" w:hAnsiTheme="minorBidi"/>
          <w:i/>
          <w:iCs/>
          <w:sz w:val="20"/>
          <w:szCs w:val="20"/>
        </w:rPr>
      </w:pPr>
      <w:r w:rsidRPr="00B807A8">
        <w:rPr>
          <w:rFonts w:asciiTheme="minorBidi" w:hAnsiTheme="minorBidi"/>
          <w:i/>
          <w:iCs/>
          <w:sz w:val="20"/>
          <w:szCs w:val="20"/>
        </w:rPr>
        <w:t>"memory": ${random():mod(95</w:t>
      </w:r>
      <w:proofErr w:type="gramStart"/>
      <w:r w:rsidRPr="00B807A8">
        <w:rPr>
          <w:rFonts w:asciiTheme="minorBidi" w:hAnsiTheme="minorBidi"/>
          <w:i/>
          <w:iCs/>
          <w:sz w:val="20"/>
          <w:szCs w:val="20"/>
        </w:rPr>
        <w:t>):plus</w:t>
      </w:r>
      <w:proofErr w:type="gramEnd"/>
      <w:r w:rsidRPr="00B807A8">
        <w:rPr>
          <w:rFonts w:asciiTheme="minorBidi" w:hAnsiTheme="minorBidi"/>
          <w:i/>
          <w:iCs/>
          <w:sz w:val="20"/>
          <w:szCs w:val="20"/>
        </w:rPr>
        <w:t>(</w:t>
      </w:r>
      <w:proofErr w:type="gramStart"/>
      <w:r w:rsidRPr="00B807A8">
        <w:rPr>
          <w:rFonts w:asciiTheme="minorBidi" w:hAnsiTheme="minorBidi"/>
          <w:i/>
          <w:iCs/>
          <w:sz w:val="20"/>
          <w:szCs w:val="20"/>
        </w:rPr>
        <w:t>10)}</w:t>
      </w:r>
      <w:proofErr w:type="gramEnd"/>
      <w:r w:rsidRPr="00B807A8">
        <w:rPr>
          <w:rFonts w:asciiTheme="minorBidi" w:hAnsiTheme="minorBidi"/>
          <w:i/>
          <w:iCs/>
          <w:sz w:val="20"/>
          <w:szCs w:val="20"/>
        </w:rPr>
        <w:t>,</w:t>
      </w:r>
    </w:p>
    <w:p w14:paraId="026FC85D" w14:textId="77777777" w:rsidR="00B807A8" w:rsidRPr="00B807A8" w:rsidRDefault="00B807A8" w:rsidP="00B807A8">
      <w:pPr>
        <w:spacing w:after="0" w:line="240" w:lineRule="auto"/>
        <w:contextualSpacing/>
        <w:rPr>
          <w:rFonts w:asciiTheme="minorBidi" w:hAnsiTheme="minorBidi"/>
          <w:i/>
          <w:iCs/>
          <w:sz w:val="20"/>
          <w:szCs w:val="20"/>
        </w:rPr>
      </w:pPr>
      <w:r w:rsidRPr="00B807A8">
        <w:rPr>
          <w:rFonts w:asciiTheme="minorBidi" w:hAnsiTheme="minorBidi"/>
          <w:i/>
          <w:iCs/>
          <w:sz w:val="20"/>
          <w:szCs w:val="20"/>
        </w:rPr>
        <w:t>"</w:t>
      </w:r>
      <w:proofErr w:type="spellStart"/>
      <w:r w:rsidRPr="00B807A8">
        <w:rPr>
          <w:rFonts w:asciiTheme="minorBidi" w:hAnsiTheme="minorBidi"/>
          <w:i/>
          <w:iCs/>
          <w:sz w:val="20"/>
          <w:szCs w:val="20"/>
        </w:rPr>
        <w:t>cpu</w:t>
      </w:r>
      <w:proofErr w:type="spellEnd"/>
      <w:r w:rsidRPr="00B807A8">
        <w:rPr>
          <w:rFonts w:asciiTheme="minorBidi" w:hAnsiTheme="minorBidi"/>
          <w:i/>
          <w:iCs/>
          <w:sz w:val="20"/>
          <w:szCs w:val="20"/>
        </w:rPr>
        <w:t>": ${</w:t>
      </w:r>
      <w:proofErr w:type="spellStart"/>
      <w:r w:rsidRPr="00B807A8">
        <w:rPr>
          <w:rFonts w:asciiTheme="minorBidi" w:hAnsiTheme="minorBidi"/>
          <w:i/>
          <w:iCs/>
          <w:sz w:val="20"/>
          <w:szCs w:val="20"/>
        </w:rPr>
        <w:t>nextInt</w:t>
      </w:r>
      <w:proofErr w:type="spellEnd"/>
      <w:r w:rsidRPr="00B807A8">
        <w:rPr>
          <w:rFonts w:asciiTheme="minorBidi" w:hAnsiTheme="minorBidi"/>
          <w:i/>
          <w:iCs/>
          <w:sz w:val="20"/>
          <w:szCs w:val="20"/>
        </w:rPr>
        <w:t>()</w:t>
      </w:r>
      <w:proofErr w:type="gramStart"/>
      <w:r w:rsidRPr="00B807A8">
        <w:rPr>
          <w:rFonts w:asciiTheme="minorBidi" w:hAnsiTheme="minorBidi"/>
          <w:i/>
          <w:iCs/>
          <w:sz w:val="20"/>
          <w:szCs w:val="20"/>
        </w:rPr>
        <w:t>}.$</w:t>
      </w:r>
      <w:proofErr w:type="gramEnd"/>
      <w:r w:rsidRPr="00B807A8">
        <w:rPr>
          <w:rFonts w:asciiTheme="minorBidi" w:hAnsiTheme="minorBidi"/>
          <w:i/>
          <w:iCs/>
          <w:sz w:val="20"/>
          <w:szCs w:val="20"/>
        </w:rPr>
        <w:t>{random():mod(99</w:t>
      </w:r>
      <w:proofErr w:type="gramStart"/>
      <w:r w:rsidRPr="00B807A8">
        <w:rPr>
          <w:rFonts w:asciiTheme="minorBidi" w:hAnsiTheme="minorBidi"/>
          <w:i/>
          <w:iCs/>
          <w:sz w:val="20"/>
          <w:szCs w:val="20"/>
        </w:rPr>
        <w:t>):plus</w:t>
      </w:r>
      <w:proofErr w:type="gramEnd"/>
      <w:r w:rsidRPr="00B807A8">
        <w:rPr>
          <w:rFonts w:asciiTheme="minorBidi" w:hAnsiTheme="minorBidi"/>
          <w:i/>
          <w:iCs/>
          <w:sz w:val="20"/>
          <w:szCs w:val="20"/>
        </w:rPr>
        <w:t>(</w:t>
      </w:r>
      <w:proofErr w:type="gramStart"/>
      <w:r w:rsidRPr="00B807A8">
        <w:rPr>
          <w:rFonts w:asciiTheme="minorBidi" w:hAnsiTheme="minorBidi"/>
          <w:i/>
          <w:iCs/>
          <w:sz w:val="20"/>
          <w:szCs w:val="20"/>
        </w:rPr>
        <w:t>1)}</w:t>
      </w:r>
      <w:proofErr w:type="gramEnd"/>
      <w:r w:rsidRPr="00B807A8">
        <w:rPr>
          <w:rFonts w:asciiTheme="minorBidi" w:hAnsiTheme="minorBidi"/>
          <w:i/>
          <w:iCs/>
          <w:sz w:val="20"/>
          <w:szCs w:val="20"/>
        </w:rPr>
        <w:t>,</w:t>
      </w:r>
    </w:p>
    <w:p w14:paraId="11760E9A" w14:textId="77777777" w:rsidR="00B807A8" w:rsidRPr="00B807A8" w:rsidRDefault="00B807A8" w:rsidP="00B807A8">
      <w:pPr>
        <w:spacing w:after="0" w:line="240" w:lineRule="auto"/>
        <w:contextualSpacing/>
        <w:rPr>
          <w:rFonts w:asciiTheme="minorBidi" w:hAnsiTheme="minorBidi"/>
          <w:i/>
          <w:iCs/>
          <w:sz w:val="20"/>
          <w:szCs w:val="20"/>
        </w:rPr>
      </w:pPr>
      <w:r w:rsidRPr="00B807A8">
        <w:rPr>
          <w:rFonts w:asciiTheme="minorBidi" w:hAnsiTheme="minorBidi"/>
          <w:i/>
          <w:iCs/>
          <w:sz w:val="20"/>
          <w:szCs w:val="20"/>
        </w:rPr>
        <w:t>"host": "${</w:t>
      </w:r>
      <w:proofErr w:type="spellStart"/>
      <w:r w:rsidRPr="00B807A8">
        <w:rPr>
          <w:rFonts w:asciiTheme="minorBidi" w:hAnsiTheme="minorBidi"/>
          <w:i/>
          <w:iCs/>
          <w:sz w:val="20"/>
          <w:szCs w:val="20"/>
        </w:rPr>
        <w:t>ip</w:t>
      </w:r>
      <w:proofErr w:type="spellEnd"/>
      <w:proofErr w:type="gramStart"/>
      <w:r w:rsidRPr="00B807A8">
        <w:rPr>
          <w:rFonts w:asciiTheme="minorBidi" w:hAnsiTheme="minorBidi"/>
          <w:i/>
          <w:iCs/>
          <w:sz w:val="20"/>
          <w:szCs w:val="20"/>
        </w:rPr>
        <w:t>()}</w:t>
      </w:r>
      <w:proofErr w:type="gramEnd"/>
      <w:r w:rsidRPr="00B807A8">
        <w:rPr>
          <w:rFonts w:asciiTheme="minorBidi" w:hAnsiTheme="minorBidi"/>
          <w:i/>
          <w:iCs/>
          <w:sz w:val="20"/>
          <w:szCs w:val="20"/>
        </w:rPr>
        <w:t>/${hostname(</w:t>
      </w:r>
      <w:proofErr w:type="gramStart"/>
      <w:r w:rsidRPr="00B807A8">
        <w:rPr>
          <w:rFonts w:asciiTheme="minorBidi" w:hAnsiTheme="minorBidi"/>
          <w:i/>
          <w:iCs/>
          <w:sz w:val="20"/>
          <w:szCs w:val="20"/>
        </w:rPr>
        <w:t>true)}</w:t>
      </w:r>
      <w:proofErr w:type="gramEnd"/>
      <w:r w:rsidRPr="00B807A8">
        <w:rPr>
          <w:rFonts w:asciiTheme="minorBidi" w:hAnsiTheme="minorBidi"/>
          <w:i/>
          <w:iCs/>
          <w:sz w:val="20"/>
          <w:szCs w:val="20"/>
        </w:rPr>
        <w:t>",</w:t>
      </w:r>
    </w:p>
    <w:p w14:paraId="184297AD" w14:textId="77777777" w:rsidR="00B807A8" w:rsidRPr="00B807A8" w:rsidRDefault="00B807A8" w:rsidP="00B807A8">
      <w:pPr>
        <w:spacing w:after="0" w:line="240" w:lineRule="auto"/>
        <w:contextualSpacing/>
        <w:rPr>
          <w:rFonts w:asciiTheme="minorBidi" w:hAnsiTheme="minorBidi"/>
          <w:i/>
          <w:iCs/>
          <w:sz w:val="20"/>
          <w:szCs w:val="20"/>
        </w:rPr>
      </w:pPr>
      <w:r w:rsidRPr="00B807A8">
        <w:rPr>
          <w:rFonts w:asciiTheme="minorBidi" w:hAnsiTheme="minorBidi"/>
          <w:i/>
          <w:iCs/>
          <w:sz w:val="20"/>
          <w:szCs w:val="20"/>
        </w:rPr>
        <w:t>"temperature": "${random():mod(60</w:t>
      </w:r>
      <w:proofErr w:type="gramStart"/>
      <w:r w:rsidRPr="00B807A8">
        <w:rPr>
          <w:rFonts w:asciiTheme="minorBidi" w:hAnsiTheme="minorBidi"/>
          <w:i/>
          <w:iCs/>
          <w:sz w:val="20"/>
          <w:szCs w:val="20"/>
        </w:rPr>
        <w:t>):plus</w:t>
      </w:r>
      <w:proofErr w:type="gramEnd"/>
      <w:r w:rsidRPr="00B807A8">
        <w:rPr>
          <w:rFonts w:asciiTheme="minorBidi" w:hAnsiTheme="minorBidi"/>
          <w:i/>
          <w:iCs/>
          <w:sz w:val="20"/>
          <w:szCs w:val="20"/>
        </w:rPr>
        <w:t>(</w:t>
      </w:r>
      <w:proofErr w:type="gramStart"/>
      <w:r w:rsidRPr="00B807A8">
        <w:rPr>
          <w:rFonts w:asciiTheme="minorBidi" w:hAnsiTheme="minorBidi"/>
          <w:i/>
          <w:iCs/>
          <w:sz w:val="20"/>
          <w:szCs w:val="20"/>
        </w:rPr>
        <w:t>60)}</w:t>
      </w:r>
      <w:proofErr w:type="gramEnd"/>
      <w:r w:rsidRPr="00B807A8">
        <w:rPr>
          <w:rFonts w:asciiTheme="minorBidi" w:hAnsiTheme="minorBidi"/>
          <w:i/>
          <w:iCs/>
          <w:sz w:val="20"/>
          <w:szCs w:val="20"/>
        </w:rPr>
        <w:t>",</w:t>
      </w:r>
    </w:p>
    <w:p w14:paraId="11BEFB2C" w14:textId="77777777" w:rsidR="00B807A8" w:rsidRPr="00B807A8" w:rsidRDefault="00B807A8" w:rsidP="00B807A8">
      <w:pPr>
        <w:spacing w:after="0" w:line="240" w:lineRule="auto"/>
        <w:contextualSpacing/>
        <w:rPr>
          <w:rFonts w:asciiTheme="minorBidi" w:hAnsiTheme="minorBidi"/>
          <w:i/>
          <w:iCs/>
          <w:sz w:val="20"/>
          <w:szCs w:val="20"/>
        </w:rPr>
      </w:pPr>
      <w:r w:rsidRPr="00B807A8">
        <w:rPr>
          <w:rFonts w:asciiTheme="minorBidi" w:hAnsiTheme="minorBidi"/>
          <w:i/>
          <w:iCs/>
          <w:sz w:val="20"/>
          <w:szCs w:val="20"/>
        </w:rPr>
        <w:t>"</w:t>
      </w:r>
      <w:proofErr w:type="spellStart"/>
      <w:r w:rsidRPr="00B807A8">
        <w:rPr>
          <w:rFonts w:asciiTheme="minorBidi" w:hAnsiTheme="minorBidi"/>
          <w:i/>
          <w:iCs/>
          <w:sz w:val="20"/>
          <w:szCs w:val="20"/>
        </w:rPr>
        <w:t>systemtime</w:t>
      </w:r>
      <w:proofErr w:type="spellEnd"/>
      <w:r w:rsidRPr="00B807A8">
        <w:rPr>
          <w:rFonts w:asciiTheme="minorBidi" w:hAnsiTheme="minorBidi"/>
          <w:i/>
          <w:iCs/>
          <w:sz w:val="20"/>
          <w:szCs w:val="20"/>
        </w:rPr>
        <w:t>": "${</w:t>
      </w:r>
      <w:proofErr w:type="gramStart"/>
      <w:r w:rsidRPr="00B807A8">
        <w:rPr>
          <w:rFonts w:asciiTheme="minorBidi" w:hAnsiTheme="minorBidi"/>
          <w:i/>
          <w:iCs/>
          <w:sz w:val="20"/>
          <w:szCs w:val="20"/>
        </w:rPr>
        <w:t>now():format</w:t>
      </w:r>
      <w:proofErr w:type="gramEnd"/>
      <w:r w:rsidRPr="00B807A8">
        <w:rPr>
          <w:rFonts w:asciiTheme="minorBidi" w:hAnsiTheme="minorBidi"/>
          <w:i/>
          <w:iCs/>
          <w:sz w:val="20"/>
          <w:szCs w:val="20"/>
        </w:rPr>
        <w:t>("MM/dd/</w:t>
      </w:r>
      <w:proofErr w:type="spellStart"/>
      <w:r w:rsidRPr="00B807A8">
        <w:rPr>
          <w:rFonts w:asciiTheme="minorBidi" w:hAnsiTheme="minorBidi"/>
          <w:i/>
          <w:iCs/>
          <w:sz w:val="20"/>
          <w:szCs w:val="20"/>
        </w:rPr>
        <w:t>yyyy</w:t>
      </w:r>
      <w:proofErr w:type="spellEnd"/>
      <w:r w:rsidRPr="00B807A8">
        <w:rPr>
          <w:rFonts w:asciiTheme="minorBidi" w:hAnsiTheme="minorBidi"/>
          <w:i/>
          <w:iCs/>
          <w:sz w:val="20"/>
          <w:szCs w:val="20"/>
        </w:rPr>
        <w:t xml:space="preserve"> </w:t>
      </w:r>
      <w:proofErr w:type="spellStart"/>
      <w:r w:rsidRPr="00B807A8">
        <w:rPr>
          <w:rFonts w:asciiTheme="minorBidi" w:hAnsiTheme="minorBidi"/>
          <w:i/>
          <w:iCs/>
          <w:sz w:val="20"/>
          <w:szCs w:val="20"/>
        </w:rPr>
        <w:t>HH:</w:t>
      </w:r>
      <w:proofErr w:type="gramStart"/>
      <w:r w:rsidRPr="00B807A8">
        <w:rPr>
          <w:rFonts w:asciiTheme="minorBidi" w:hAnsiTheme="minorBidi"/>
          <w:i/>
          <w:iCs/>
          <w:sz w:val="20"/>
          <w:szCs w:val="20"/>
        </w:rPr>
        <w:t>mm:ss</w:t>
      </w:r>
      <w:proofErr w:type="spellEnd"/>
      <w:proofErr w:type="gramEnd"/>
      <w:r w:rsidRPr="00B807A8">
        <w:rPr>
          <w:rFonts w:asciiTheme="minorBidi" w:hAnsiTheme="minorBidi"/>
          <w:i/>
          <w:iCs/>
          <w:sz w:val="20"/>
          <w:szCs w:val="20"/>
        </w:rPr>
        <w:t>", "EST")}"}</w:t>
      </w:r>
    </w:p>
    <w:p w14:paraId="66B690C9" w14:textId="6FA1C40E"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462D82CC" wp14:editId="2E6E6B65">
            <wp:extent cx="4041270" cy="2363020"/>
            <wp:effectExtent l="0" t="0" r="0" b="0"/>
            <wp:docPr id="1863081836" name="Picture 53" descr="A screenshot of a computer&#10;&#10;AI-generated content may be incorrect.">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81836" name="Picture 53" descr="A screenshot of a computer&#10;&#10;AI-generated content may be incorrect.">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48079" cy="2367001"/>
                    </a:xfrm>
                    <a:prstGeom prst="rect">
                      <a:avLst/>
                    </a:prstGeom>
                    <a:noFill/>
                    <a:ln>
                      <a:noFill/>
                    </a:ln>
                  </pic:spPr>
                </pic:pic>
              </a:graphicData>
            </a:graphic>
          </wp:inline>
        </w:drawing>
      </w:r>
    </w:p>
    <w:p w14:paraId="04DD6C01" w14:textId="77777777" w:rsidR="00B807A8" w:rsidRPr="00B807A8" w:rsidRDefault="00B807A8" w:rsidP="00B807A8">
      <w:pPr>
        <w:numPr>
          <w:ilvl w:val="0"/>
          <w:numId w:val="4"/>
        </w:numPr>
        <w:spacing w:after="0" w:line="240" w:lineRule="auto"/>
        <w:contextualSpacing/>
        <w:rPr>
          <w:rFonts w:asciiTheme="minorBidi" w:hAnsiTheme="minorBidi"/>
          <w:sz w:val="20"/>
          <w:szCs w:val="20"/>
        </w:rPr>
      </w:pPr>
      <w:r w:rsidRPr="00B807A8">
        <w:rPr>
          <w:rFonts w:asciiTheme="minorBidi" w:hAnsiTheme="minorBidi"/>
          <w:sz w:val="20"/>
          <w:szCs w:val="20"/>
        </w:rPr>
        <w:t>Enter the code and click on the </w:t>
      </w:r>
      <w:r w:rsidRPr="00B807A8">
        <w:rPr>
          <w:rFonts w:asciiTheme="minorBidi" w:hAnsiTheme="minorBidi"/>
          <w:b/>
          <w:bCs/>
          <w:sz w:val="20"/>
          <w:szCs w:val="20"/>
        </w:rPr>
        <w:t>OK</w:t>
      </w:r>
      <w:r w:rsidRPr="00B807A8">
        <w:rPr>
          <w:rFonts w:asciiTheme="minorBidi" w:hAnsiTheme="minorBidi"/>
          <w:sz w:val="20"/>
          <w:szCs w:val="20"/>
        </w:rPr>
        <w:t> button.</w:t>
      </w:r>
    </w:p>
    <w:p w14:paraId="3D8514F1" w14:textId="77777777" w:rsidR="00B807A8" w:rsidRPr="00B807A8" w:rsidRDefault="00B807A8" w:rsidP="00B807A8">
      <w:pPr>
        <w:numPr>
          <w:ilvl w:val="0"/>
          <w:numId w:val="5"/>
        </w:numPr>
        <w:spacing w:after="0" w:line="240" w:lineRule="auto"/>
        <w:contextualSpacing/>
        <w:rPr>
          <w:rFonts w:asciiTheme="minorBidi" w:hAnsiTheme="minorBidi"/>
          <w:sz w:val="20"/>
          <w:szCs w:val="20"/>
        </w:rPr>
      </w:pPr>
      <w:r w:rsidRPr="00B807A8">
        <w:rPr>
          <w:rFonts w:asciiTheme="minorBidi" w:hAnsiTheme="minorBidi"/>
          <w:sz w:val="20"/>
          <w:szCs w:val="20"/>
        </w:rPr>
        <w:t>Repeat the same and set the value of the </w:t>
      </w:r>
      <w:r w:rsidRPr="00B807A8">
        <w:rPr>
          <w:rFonts w:asciiTheme="minorBidi" w:hAnsiTheme="minorBidi"/>
          <w:b/>
          <w:bCs/>
          <w:sz w:val="20"/>
          <w:szCs w:val="20"/>
        </w:rPr>
        <w:t>Mime Type</w:t>
      </w:r>
      <w:r w:rsidRPr="00B807A8">
        <w:rPr>
          <w:rFonts w:asciiTheme="minorBidi" w:hAnsiTheme="minorBidi"/>
          <w:sz w:val="20"/>
          <w:szCs w:val="20"/>
        </w:rPr>
        <w:t> </w:t>
      </w:r>
      <w:proofErr w:type="gramStart"/>
      <w:r w:rsidRPr="00B807A8">
        <w:rPr>
          <w:rFonts w:asciiTheme="minorBidi" w:hAnsiTheme="minorBidi"/>
          <w:sz w:val="20"/>
          <w:szCs w:val="20"/>
        </w:rPr>
        <w:t>as :</w:t>
      </w:r>
      <w:proofErr w:type="gramEnd"/>
      <w:r w:rsidRPr="00B807A8">
        <w:rPr>
          <w:rFonts w:asciiTheme="minorBidi" w:hAnsiTheme="minorBidi"/>
          <w:sz w:val="20"/>
          <w:szCs w:val="20"/>
        </w:rPr>
        <w:t>  </w:t>
      </w:r>
      <w:r w:rsidRPr="00B807A8">
        <w:rPr>
          <w:rFonts w:asciiTheme="minorBidi" w:hAnsiTheme="minorBidi"/>
          <w:b/>
          <w:bCs/>
          <w:sz w:val="20"/>
          <w:szCs w:val="20"/>
        </w:rPr>
        <w:t>application/</w:t>
      </w:r>
      <w:proofErr w:type="spellStart"/>
      <w:r w:rsidRPr="00B807A8">
        <w:rPr>
          <w:rFonts w:asciiTheme="minorBidi" w:hAnsiTheme="minorBidi"/>
          <w:b/>
          <w:bCs/>
          <w:sz w:val="20"/>
          <w:szCs w:val="20"/>
        </w:rPr>
        <w:t>json</w:t>
      </w:r>
      <w:proofErr w:type="spellEnd"/>
    </w:p>
    <w:p w14:paraId="35812C55" w14:textId="369925C2"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lastRenderedPageBreak/>
        <w:drawing>
          <wp:inline distT="0" distB="0" distL="0" distR="0" wp14:anchorId="5AFF9DEE" wp14:editId="7449C2B1">
            <wp:extent cx="4683432" cy="3432015"/>
            <wp:effectExtent l="0" t="0" r="3175" b="0"/>
            <wp:docPr id="1686806587" name="Picture 52" descr="A screenshot of a computer&#10;&#10;AI-generated content may be incorrect.">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806587" name="Picture 52" descr="A screenshot of a computer&#10;&#10;AI-generated content may be incorrect.">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260" cy="3434087"/>
                    </a:xfrm>
                    <a:prstGeom prst="rect">
                      <a:avLst/>
                    </a:prstGeom>
                    <a:noFill/>
                    <a:ln>
                      <a:noFill/>
                    </a:ln>
                  </pic:spPr>
                </pic:pic>
              </a:graphicData>
            </a:graphic>
          </wp:inline>
        </w:drawing>
      </w:r>
    </w:p>
    <w:p w14:paraId="378E76FF"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Relationships</w:t>
      </w:r>
    </w:p>
    <w:p w14:paraId="6F77DE5D"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 xml:space="preserve">This processor only has </w:t>
      </w:r>
      <w:proofErr w:type="gramStart"/>
      <w:r w:rsidRPr="00B807A8">
        <w:rPr>
          <w:rFonts w:asciiTheme="minorBidi" w:hAnsiTheme="minorBidi"/>
          <w:sz w:val="20"/>
          <w:szCs w:val="20"/>
        </w:rPr>
        <w:t>success</w:t>
      </w:r>
      <w:proofErr w:type="gramEnd"/>
      <w:r w:rsidRPr="00B807A8">
        <w:rPr>
          <w:rFonts w:asciiTheme="minorBidi" w:hAnsiTheme="minorBidi"/>
          <w:sz w:val="20"/>
          <w:szCs w:val="20"/>
        </w:rPr>
        <w:t xml:space="preserve"> relationship. So, leave the Automatically Terminate Relationship unchecked because we want to continue to the next processor in the flow.</w:t>
      </w:r>
    </w:p>
    <w:p w14:paraId="649A8BCC" w14:textId="5C3D20D1"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1B5A9ACA" wp14:editId="2BE3446C">
            <wp:extent cx="4073832" cy="2965280"/>
            <wp:effectExtent l="0" t="0" r="3175" b="6985"/>
            <wp:docPr id="1917446736" name="Picture 51" descr="A screenshot of a computer&#10;&#10;AI-generated content may be incorrect.">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446736" name="Picture 51" descr="A screenshot of a computer&#10;&#10;AI-generated content may be incorrect.">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80081" cy="2969829"/>
                    </a:xfrm>
                    <a:prstGeom prst="rect">
                      <a:avLst/>
                    </a:prstGeom>
                    <a:noFill/>
                    <a:ln>
                      <a:noFill/>
                    </a:ln>
                  </pic:spPr>
                </pic:pic>
              </a:graphicData>
            </a:graphic>
          </wp:inline>
        </w:drawing>
      </w:r>
    </w:p>
    <w:p w14:paraId="17F1EE3F"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Comments</w:t>
      </w:r>
    </w:p>
    <w:p w14:paraId="374DB842"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In the </w:t>
      </w:r>
      <w:r w:rsidRPr="00B807A8">
        <w:rPr>
          <w:rFonts w:asciiTheme="minorBidi" w:hAnsiTheme="minorBidi"/>
          <w:b/>
          <w:bCs/>
          <w:sz w:val="20"/>
          <w:szCs w:val="20"/>
        </w:rPr>
        <w:t>Comments</w:t>
      </w:r>
      <w:r w:rsidRPr="00B807A8">
        <w:rPr>
          <w:rFonts w:asciiTheme="minorBidi" w:hAnsiTheme="minorBidi"/>
          <w:sz w:val="20"/>
          <w:szCs w:val="20"/>
        </w:rPr>
        <w:t> tab, type any comments to describe the processor and the tasks accomplished, like why you configured the processor or the way you did.</w:t>
      </w:r>
    </w:p>
    <w:p w14:paraId="3BA29FDB"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Applying the Settings</w:t>
      </w:r>
    </w:p>
    <w:p w14:paraId="68DB7344"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Now, click on the </w:t>
      </w:r>
      <w:r w:rsidRPr="00B807A8">
        <w:rPr>
          <w:rFonts w:asciiTheme="minorBidi" w:hAnsiTheme="minorBidi"/>
          <w:b/>
          <w:bCs/>
          <w:sz w:val="20"/>
          <w:szCs w:val="20"/>
        </w:rPr>
        <w:t>Apply</w:t>
      </w:r>
      <w:r w:rsidRPr="00B807A8">
        <w:rPr>
          <w:rFonts w:asciiTheme="minorBidi" w:hAnsiTheme="minorBidi"/>
          <w:sz w:val="20"/>
          <w:szCs w:val="20"/>
        </w:rPr>
        <w:t xml:space="preserve"> button to save all the </w:t>
      </w:r>
      <w:proofErr w:type="gramStart"/>
      <w:r w:rsidRPr="00B807A8">
        <w:rPr>
          <w:rFonts w:asciiTheme="minorBidi" w:hAnsiTheme="minorBidi"/>
          <w:sz w:val="20"/>
          <w:szCs w:val="20"/>
        </w:rPr>
        <w:t>changes</w:t>
      </w:r>
      <w:proofErr w:type="gramEnd"/>
      <w:r w:rsidRPr="00B807A8">
        <w:rPr>
          <w:rFonts w:asciiTheme="minorBidi" w:hAnsiTheme="minorBidi"/>
          <w:sz w:val="20"/>
          <w:szCs w:val="20"/>
        </w:rPr>
        <w:t xml:space="preserve"> are made and complete the configuration of </w:t>
      </w:r>
      <w:proofErr w:type="spellStart"/>
      <w:r w:rsidRPr="00B807A8">
        <w:rPr>
          <w:rFonts w:asciiTheme="minorBidi" w:hAnsiTheme="minorBidi"/>
          <w:sz w:val="20"/>
          <w:szCs w:val="20"/>
        </w:rPr>
        <w:t>GenerateFlowFile</w:t>
      </w:r>
      <w:proofErr w:type="spellEnd"/>
      <w:r w:rsidRPr="00B807A8">
        <w:rPr>
          <w:rFonts w:asciiTheme="minorBidi" w:hAnsiTheme="minorBidi"/>
          <w:sz w:val="20"/>
          <w:szCs w:val="20"/>
        </w:rPr>
        <w:t xml:space="preserve"> processor.</w:t>
      </w:r>
    </w:p>
    <w:p w14:paraId="45E1E852" w14:textId="3BBEB96D"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lastRenderedPageBreak/>
        <w:drawing>
          <wp:inline distT="0" distB="0" distL="0" distR="0" wp14:anchorId="7DF0FD5D" wp14:editId="2F0A9892">
            <wp:extent cx="4909258" cy="3597500"/>
            <wp:effectExtent l="0" t="0" r="5715" b="3175"/>
            <wp:docPr id="1029903680" name="Picture 50" descr="A screenshot of a computer&#10;&#10;AI-generated content may be incorrect.">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903680" name="Picture 50" descr="A screenshot of a computer&#10;&#10;AI-generated content may be incorrect.">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17192" cy="3603314"/>
                    </a:xfrm>
                    <a:prstGeom prst="rect">
                      <a:avLst/>
                    </a:prstGeom>
                    <a:noFill/>
                    <a:ln>
                      <a:noFill/>
                    </a:ln>
                  </pic:spPr>
                </pic:pic>
              </a:graphicData>
            </a:graphic>
          </wp:inline>
        </w:drawing>
      </w:r>
    </w:p>
    <w:p w14:paraId="069A6BDB"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 xml:space="preserve">Configure </w:t>
      </w:r>
      <w:proofErr w:type="spellStart"/>
      <w:r w:rsidRPr="00B807A8">
        <w:rPr>
          <w:rFonts w:asciiTheme="minorBidi" w:hAnsiTheme="minorBidi"/>
          <w:b/>
          <w:bCs/>
          <w:sz w:val="20"/>
          <w:szCs w:val="20"/>
        </w:rPr>
        <w:t>PutFile</w:t>
      </w:r>
      <w:proofErr w:type="spellEnd"/>
      <w:r w:rsidRPr="00B807A8">
        <w:rPr>
          <w:rFonts w:asciiTheme="minorBidi" w:hAnsiTheme="minorBidi"/>
          <w:b/>
          <w:bCs/>
          <w:sz w:val="20"/>
          <w:szCs w:val="20"/>
        </w:rPr>
        <w:t xml:space="preserve"> Processor</w:t>
      </w:r>
    </w:p>
    <w:p w14:paraId="6D2870C5" w14:textId="77777777" w:rsidR="00B807A8" w:rsidRPr="00B807A8" w:rsidRDefault="00B807A8" w:rsidP="00B807A8">
      <w:pPr>
        <w:spacing w:after="0" w:line="240" w:lineRule="auto"/>
        <w:contextualSpacing/>
        <w:rPr>
          <w:rFonts w:asciiTheme="minorBidi" w:hAnsiTheme="minorBidi"/>
          <w:sz w:val="20"/>
          <w:szCs w:val="20"/>
        </w:rPr>
      </w:pPr>
      <w:proofErr w:type="gramStart"/>
      <w:r w:rsidRPr="00B807A8">
        <w:rPr>
          <w:rFonts w:asciiTheme="minorBidi" w:hAnsiTheme="minorBidi"/>
          <w:sz w:val="20"/>
          <w:szCs w:val="20"/>
        </w:rPr>
        <w:t>Similar to</w:t>
      </w:r>
      <w:proofErr w:type="gramEnd"/>
      <w:r w:rsidRPr="00B807A8">
        <w:rPr>
          <w:rFonts w:asciiTheme="minorBidi" w:hAnsiTheme="minorBidi"/>
          <w:sz w:val="20"/>
          <w:szCs w:val="20"/>
        </w:rPr>
        <w:t xml:space="preserve"> the </w:t>
      </w:r>
      <w:proofErr w:type="spellStart"/>
      <w:r w:rsidRPr="00B807A8">
        <w:rPr>
          <w:rFonts w:asciiTheme="minorBidi" w:hAnsiTheme="minorBidi"/>
          <w:b/>
          <w:bCs/>
          <w:sz w:val="20"/>
          <w:szCs w:val="20"/>
        </w:rPr>
        <w:t>GenerateFlowFile</w:t>
      </w:r>
      <w:proofErr w:type="spellEnd"/>
      <w:r w:rsidRPr="00B807A8">
        <w:rPr>
          <w:rFonts w:asciiTheme="minorBidi" w:hAnsiTheme="minorBidi"/>
          <w:sz w:val="20"/>
          <w:szCs w:val="20"/>
        </w:rPr>
        <w:t> processor, right-click on the </w:t>
      </w:r>
      <w:proofErr w:type="spellStart"/>
      <w:r w:rsidRPr="00B807A8">
        <w:rPr>
          <w:rFonts w:asciiTheme="minorBidi" w:hAnsiTheme="minorBidi"/>
          <w:b/>
          <w:bCs/>
          <w:sz w:val="20"/>
          <w:szCs w:val="20"/>
        </w:rPr>
        <w:t>PutFile</w:t>
      </w:r>
      <w:proofErr w:type="spellEnd"/>
      <w:r w:rsidRPr="00B807A8">
        <w:rPr>
          <w:rFonts w:asciiTheme="minorBidi" w:hAnsiTheme="minorBidi"/>
          <w:sz w:val="20"/>
          <w:szCs w:val="20"/>
        </w:rPr>
        <w:t> processor and go to </w:t>
      </w:r>
      <w:r w:rsidRPr="00B807A8">
        <w:rPr>
          <w:rFonts w:asciiTheme="minorBidi" w:hAnsiTheme="minorBidi"/>
          <w:b/>
          <w:bCs/>
          <w:sz w:val="20"/>
          <w:szCs w:val="20"/>
        </w:rPr>
        <w:t>Configure</w:t>
      </w:r>
      <w:r w:rsidRPr="00B807A8">
        <w:rPr>
          <w:rFonts w:asciiTheme="minorBidi" w:hAnsiTheme="minorBidi"/>
          <w:sz w:val="20"/>
          <w:szCs w:val="20"/>
        </w:rPr>
        <w:t xml:space="preserve">, where we will change a couple of things that we didn’t in </w:t>
      </w:r>
      <w:proofErr w:type="spellStart"/>
      <w:r w:rsidRPr="00B807A8">
        <w:rPr>
          <w:rFonts w:asciiTheme="minorBidi" w:hAnsiTheme="minorBidi"/>
          <w:sz w:val="20"/>
          <w:szCs w:val="20"/>
        </w:rPr>
        <w:t>GenerateFlowFile</w:t>
      </w:r>
      <w:proofErr w:type="spellEnd"/>
      <w:r w:rsidRPr="00B807A8">
        <w:rPr>
          <w:rFonts w:asciiTheme="minorBidi" w:hAnsiTheme="minorBidi"/>
          <w:sz w:val="20"/>
          <w:szCs w:val="20"/>
        </w:rPr>
        <w:t xml:space="preserve"> processor. Here you will also get a new window containing five tabs, i.e., Settings, Scheduling, Properties, Relationships and Comments.</w:t>
      </w:r>
    </w:p>
    <w:p w14:paraId="437B28F5" w14:textId="77777777" w:rsidR="00B807A8" w:rsidRPr="00B807A8" w:rsidRDefault="00B807A8" w:rsidP="00B807A8">
      <w:pPr>
        <w:numPr>
          <w:ilvl w:val="0"/>
          <w:numId w:val="6"/>
        </w:numPr>
        <w:spacing w:after="0" w:line="240" w:lineRule="auto"/>
        <w:contextualSpacing/>
        <w:rPr>
          <w:rFonts w:asciiTheme="minorBidi" w:hAnsiTheme="minorBidi"/>
          <w:sz w:val="20"/>
          <w:szCs w:val="20"/>
        </w:rPr>
      </w:pPr>
      <w:r w:rsidRPr="00B807A8">
        <w:rPr>
          <w:rFonts w:asciiTheme="minorBidi" w:hAnsiTheme="minorBidi"/>
          <w:sz w:val="20"/>
          <w:szCs w:val="20"/>
        </w:rPr>
        <w:t xml:space="preserve">Go to the Setting tab and change the name of the </w:t>
      </w:r>
      <w:proofErr w:type="gramStart"/>
      <w:r w:rsidRPr="00B807A8">
        <w:rPr>
          <w:rFonts w:asciiTheme="minorBidi" w:hAnsiTheme="minorBidi"/>
          <w:sz w:val="20"/>
          <w:szCs w:val="20"/>
        </w:rPr>
        <w:t>processor :</w:t>
      </w:r>
      <w:proofErr w:type="gramEnd"/>
      <w:r w:rsidRPr="00B807A8">
        <w:rPr>
          <w:rFonts w:asciiTheme="minorBidi" w:hAnsiTheme="minorBidi"/>
          <w:sz w:val="20"/>
          <w:szCs w:val="20"/>
        </w:rPr>
        <w:t> </w:t>
      </w:r>
      <w:r w:rsidRPr="00B807A8">
        <w:rPr>
          <w:rFonts w:asciiTheme="minorBidi" w:hAnsiTheme="minorBidi"/>
          <w:b/>
          <w:bCs/>
          <w:sz w:val="20"/>
          <w:szCs w:val="20"/>
        </w:rPr>
        <w:t>Save data to disk</w:t>
      </w:r>
      <w:r w:rsidRPr="00B807A8">
        <w:rPr>
          <w:rFonts w:asciiTheme="minorBidi" w:hAnsiTheme="minorBidi"/>
          <w:sz w:val="20"/>
          <w:szCs w:val="20"/>
        </w:rPr>
        <w:t>.</w:t>
      </w:r>
    </w:p>
    <w:p w14:paraId="66DF0E5A" w14:textId="2948A8C9"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2134CBA7" wp14:editId="5FE33BB6">
            <wp:extent cx="5043948" cy="3711290"/>
            <wp:effectExtent l="0" t="0" r="4445" b="3810"/>
            <wp:docPr id="258188990" name="Picture 49" descr="A screenshot of a computer&#10;&#10;AI-generated content may be incorrect.">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188990" name="Picture 49" descr="A screenshot of a computer&#10;&#10;AI-generated content may be incorrect.">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5457" cy="3712400"/>
                    </a:xfrm>
                    <a:prstGeom prst="rect">
                      <a:avLst/>
                    </a:prstGeom>
                    <a:noFill/>
                    <a:ln>
                      <a:noFill/>
                    </a:ln>
                  </pic:spPr>
                </pic:pic>
              </a:graphicData>
            </a:graphic>
          </wp:inline>
        </w:drawing>
      </w:r>
    </w:p>
    <w:p w14:paraId="16367A40"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lastRenderedPageBreak/>
        <w:t>Settings</w:t>
      </w:r>
    </w:p>
    <w:p w14:paraId="42FC9DC6"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From the </w:t>
      </w:r>
      <w:r w:rsidRPr="00B807A8">
        <w:rPr>
          <w:rFonts w:asciiTheme="minorBidi" w:hAnsiTheme="minorBidi"/>
          <w:b/>
          <w:bCs/>
          <w:sz w:val="20"/>
          <w:szCs w:val="20"/>
        </w:rPr>
        <w:t>Setting</w:t>
      </w:r>
      <w:r w:rsidRPr="00B807A8">
        <w:rPr>
          <w:rFonts w:asciiTheme="minorBidi" w:hAnsiTheme="minorBidi"/>
          <w:sz w:val="20"/>
          <w:szCs w:val="20"/>
        </w:rPr>
        <w:t> tab you can change the name of the processor in </w:t>
      </w:r>
      <w:r w:rsidRPr="00B807A8">
        <w:rPr>
          <w:rFonts w:asciiTheme="minorBidi" w:hAnsiTheme="minorBidi"/>
          <w:b/>
          <w:bCs/>
          <w:sz w:val="20"/>
          <w:szCs w:val="20"/>
        </w:rPr>
        <w:t>Name field</w:t>
      </w:r>
      <w:r w:rsidRPr="00B807A8">
        <w:rPr>
          <w:rFonts w:asciiTheme="minorBidi" w:hAnsiTheme="minorBidi"/>
          <w:sz w:val="20"/>
          <w:szCs w:val="20"/>
        </w:rPr>
        <w:t>, because by default its name is the processor type. Each processor has a unique id number, which is not configurable.</w:t>
      </w:r>
    </w:p>
    <w:p w14:paraId="703D9B6E" w14:textId="6E18D3FA"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01758AAE" wp14:editId="4411D291">
            <wp:extent cx="5132439" cy="3746242"/>
            <wp:effectExtent l="0" t="0" r="0" b="6985"/>
            <wp:docPr id="712666506" name="Picture 48" descr="A screenshot of a computer&#10;&#10;AI-generated content may be incorrec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666506" name="Picture 48" descr="A screenshot of a computer&#10;&#10;AI-generated content may be incorrect.">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7858" cy="3750197"/>
                    </a:xfrm>
                    <a:prstGeom prst="rect">
                      <a:avLst/>
                    </a:prstGeom>
                    <a:noFill/>
                    <a:ln>
                      <a:noFill/>
                    </a:ln>
                  </pic:spPr>
                </pic:pic>
              </a:graphicData>
            </a:graphic>
          </wp:inline>
        </w:drawing>
      </w:r>
    </w:p>
    <w:p w14:paraId="0680B763"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Scheduling</w:t>
      </w:r>
    </w:p>
    <w:p w14:paraId="1307FE26"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Nothing to do here for this processor. We will keep all the default settings values for now.</w:t>
      </w:r>
    </w:p>
    <w:p w14:paraId="34ADBF96" w14:textId="7DF9E344"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1555F3DB" wp14:editId="7879B7E5">
            <wp:extent cx="4696542" cy="3457177"/>
            <wp:effectExtent l="0" t="0" r="8890" b="0"/>
            <wp:docPr id="1284547009" name="Picture 47">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a:hlinkClick r:id="rId38"/>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99853" cy="3459614"/>
                    </a:xfrm>
                    <a:prstGeom prst="rect">
                      <a:avLst/>
                    </a:prstGeom>
                    <a:noFill/>
                    <a:ln>
                      <a:noFill/>
                    </a:ln>
                  </pic:spPr>
                </pic:pic>
              </a:graphicData>
            </a:graphic>
          </wp:inline>
        </w:drawing>
      </w:r>
    </w:p>
    <w:p w14:paraId="089BB7C9"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Properties</w:t>
      </w:r>
    </w:p>
    <w:p w14:paraId="58E648C6"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lastRenderedPageBreak/>
        <w:t>From the </w:t>
      </w:r>
      <w:r w:rsidRPr="00B807A8">
        <w:rPr>
          <w:rFonts w:asciiTheme="minorBidi" w:hAnsiTheme="minorBidi"/>
          <w:b/>
          <w:bCs/>
          <w:sz w:val="20"/>
          <w:szCs w:val="20"/>
        </w:rPr>
        <w:t>Properties</w:t>
      </w:r>
      <w:r w:rsidRPr="00B807A8">
        <w:rPr>
          <w:rFonts w:asciiTheme="minorBidi" w:hAnsiTheme="minorBidi"/>
          <w:sz w:val="20"/>
          <w:szCs w:val="20"/>
        </w:rPr>
        <w:t xml:space="preserve"> tab we will set only the output directory as this is a required property. We will keep all the other </w:t>
      </w:r>
      <w:proofErr w:type="gramStart"/>
      <w:r w:rsidRPr="00B807A8">
        <w:rPr>
          <w:rFonts w:asciiTheme="minorBidi" w:hAnsiTheme="minorBidi"/>
          <w:sz w:val="20"/>
          <w:szCs w:val="20"/>
        </w:rPr>
        <w:t>properties  default</w:t>
      </w:r>
      <w:proofErr w:type="gramEnd"/>
      <w:r w:rsidRPr="00B807A8">
        <w:rPr>
          <w:rFonts w:asciiTheme="minorBidi" w:hAnsiTheme="minorBidi"/>
          <w:sz w:val="20"/>
          <w:szCs w:val="20"/>
        </w:rPr>
        <w:t xml:space="preserve"> values.</w:t>
      </w:r>
    </w:p>
    <w:p w14:paraId="1582BAF6" w14:textId="77777777" w:rsidR="00B807A8" w:rsidRPr="00B807A8" w:rsidRDefault="00B807A8" w:rsidP="00B807A8">
      <w:pPr>
        <w:numPr>
          <w:ilvl w:val="0"/>
          <w:numId w:val="7"/>
        </w:numPr>
        <w:spacing w:after="0" w:line="240" w:lineRule="auto"/>
        <w:contextualSpacing/>
        <w:rPr>
          <w:rFonts w:asciiTheme="minorBidi" w:hAnsiTheme="minorBidi"/>
          <w:sz w:val="20"/>
          <w:szCs w:val="20"/>
        </w:rPr>
      </w:pPr>
      <w:r w:rsidRPr="00B807A8">
        <w:rPr>
          <w:rFonts w:asciiTheme="minorBidi" w:hAnsiTheme="minorBidi"/>
          <w:sz w:val="20"/>
          <w:szCs w:val="20"/>
        </w:rPr>
        <w:t>From the </w:t>
      </w:r>
      <w:r w:rsidRPr="00B807A8">
        <w:rPr>
          <w:rFonts w:asciiTheme="minorBidi" w:hAnsiTheme="minorBidi"/>
          <w:b/>
          <w:bCs/>
          <w:sz w:val="20"/>
          <w:szCs w:val="20"/>
        </w:rPr>
        <w:t>Value</w:t>
      </w:r>
      <w:r w:rsidRPr="00B807A8">
        <w:rPr>
          <w:rFonts w:asciiTheme="minorBidi" w:hAnsiTheme="minorBidi"/>
          <w:sz w:val="20"/>
          <w:szCs w:val="20"/>
        </w:rPr>
        <w:t> column, click on the </w:t>
      </w:r>
      <w:r w:rsidRPr="00B807A8">
        <w:rPr>
          <w:rFonts w:asciiTheme="minorBidi" w:hAnsiTheme="minorBidi"/>
          <w:b/>
          <w:bCs/>
          <w:sz w:val="20"/>
          <w:szCs w:val="20"/>
        </w:rPr>
        <w:t>Directory </w:t>
      </w:r>
      <w:r w:rsidRPr="00B807A8">
        <w:rPr>
          <w:rFonts w:asciiTheme="minorBidi" w:hAnsiTheme="minorBidi"/>
          <w:sz w:val="20"/>
          <w:szCs w:val="20"/>
        </w:rPr>
        <w:t xml:space="preserve">row to change the content of this property and enter the output directory.  This is the directory is where </w:t>
      </w:r>
      <w:proofErr w:type="spellStart"/>
      <w:r w:rsidRPr="00B807A8">
        <w:rPr>
          <w:rFonts w:asciiTheme="minorBidi" w:hAnsiTheme="minorBidi"/>
          <w:sz w:val="20"/>
          <w:szCs w:val="20"/>
        </w:rPr>
        <w:t>Nifi</w:t>
      </w:r>
      <w:proofErr w:type="spellEnd"/>
      <w:r w:rsidRPr="00B807A8">
        <w:rPr>
          <w:rFonts w:asciiTheme="minorBidi" w:hAnsiTheme="minorBidi"/>
          <w:sz w:val="20"/>
          <w:szCs w:val="20"/>
        </w:rPr>
        <w:t xml:space="preserve"> is expected to write the generated data.</w:t>
      </w:r>
    </w:p>
    <w:p w14:paraId="534B197A"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b/>
          <w:bCs/>
          <w:sz w:val="20"/>
          <w:szCs w:val="20"/>
        </w:rPr>
        <w:t>Directory</w:t>
      </w:r>
      <w:r w:rsidRPr="00B807A8">
        <w:rPr>
          <w:rFonts w:asciiTheme="minorBidi" w:hAnsiTheme="minorBidi"/>
          <w:sz w:val="20"/>
          <w:szCs w:val="20"/>
        </w:rPr>
        <w:t> = </w:t>
      </w:r>
      <w:r w:rsidRPr="00B807A8">
        <w:rPr>
          <w:rFonts w:asciiTheme="minorBidi" w:hAnsiTheme="minorBidi"/>
          <w:b/>
          <w:bCs/>
          <w:sz w:val="20"/>
          <w:szCs w:val="20"/>
        </w:rPr>
        <w:t>/home/training/tutorials/</w:t>
      </w:r>
      <w:proofErr w:type="spellStart"/>
      <w:r w:rsidRPr="00B807A8">
        <w:rPr>
          <w:rFonts w:asciiTheme="minorBidi" w:hAnsiTheme="minorBidi"/>
          <w:b/>
          <w:bCs/>
          <w:sz w:val="20"/>
          <w:szCs w:val="20"/>
        </w:rPr>
        <w:t>nifi</w:t>
      </w:r>
      <w:proofErr w:type="spellEnd"/>
      <w:r w:rsidRPr="00B807A8">
        <w:rPr>
          <w:rFonts w:asciiTheme="minorBidi" w:hAnsiTheme="minorBidi"/>
          <w:b/>
          <w:bCs/>
          <w:sz w:val="20"/>
          <w:szCs w:val="20"/>
        </w:rPr>
        <w:t>/</w:t>
      </w:r>
      <w:proofErr w:type="spellStart"/>
      <w:r w:rsidRPr="00B807A8">
        <w:rPr>
          <w:rFonts w:asciiTheme="minorBidi" w:hAnsiTheme="minorBidi"/>
          <w:b/>
          <w:bCs/>
          <w:sz w:val="20"/>
          <w:szCs w:val="20"/>
        </w:rPr>
        <w:t>firstflow</w:t>
      </w:r>
      <w:proofErr w:type="spellEnd"/>
    </w:p>
    <w:p w14:paraId="031D3A4F" w14:textId="39CFC4D1"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1D78C658" wp14:editId="0EFE7891">
            <wp:extent cx="4549058" cy="3254326"/>
            <wp:effectExtent l="0" t="0" r="4445" b="3810"/>
            <wp:docPr id="1631014025"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014025" name="Picture 46" descr="A screenshot of a computer&#10;&#10;AI-generated content may b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52524" cy="3256805"/>
                    </a:xfrm>
                    <a:prstGeom prst="rect">
                      <a:avLst/>
                    </a:prstGeom>
                    <a:noFill/>
                    <a:ln>
                      <a:noFill/>
                    </a:ln>
                  </pic:spPr>
                </pic:pic>
              </a:graphicData>
            </a:graphic>
          </wp:inline>
        </w:drawing>
      </w:r>
    </w:p>
    <w:p w14:paraId="1352AC23"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Relationships</w:t>
      </w:r>
    </w:p>
    <w:p w14:paraId="65A28079"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 xml:space="preserve">This processor has two </w:t>
      </w:r>
      <w:proofErr w:type="gramStart"/>
      <w:r w:rsidRPr="00B807A8">
        <w:rPr>
          <w:rFonts w:asciiTheme="minorBidi" w:hAnsiTheme="minorBidi"/>
          <w:sz w:val="20"/>
          <w:szCs w:val="20"/>
        </w:rPr>
        <w:t>relationships :</w:t>
      </w:r>
      <w:proofErr w:type="gramEnd"/>
      <w:r w:rsidRPr="00B807A8">
        <w:rPr>
          <w:rFonts w:asciiTheme="minorBidi" w:hAnsiTheme="minorBidi"/>
          <w:sz w:val="20"/>
          <w:szCs w:val="20"/>
        </w:rPr>
        <w:t xml:space="preserve"> failure and success. You need to Automatically Terminate Relationship because the dataflow ends here and there is no other next processor in the flow.</w:t>
      </w:r>
    </w:p>
    <w:p w14:paraId="262796EC" w14:textId="241C7D1A"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3D5DDC46" wp14:editId="4EB0C2EF">
            <wp:extent cx="4745703" cy="3506040"/>
            <wp:effectExtent l="0" t="0" r="0" b="0"/>
            <wp:docPr id="869867335" name="Picture 45" descr="A screenshot of a computer&#10;&#10;AI-generated content may be incorrect.">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67335" name="Picture 45" descr="A screenshot of a computer&#10;&#10;AI-generated content may be incorrect.">
                      <a:hlinkClick r:id="rId41"/>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50585" cy="3509647"/>
                    </a:xfrm>
                    <a:prstGeom prst="rect">
                      <a:avLst/>
                    </a:prstGeom>
                    <a:noFill/>
                    <a:ln>
                      <a:noFill/>
                    </a:ln>
                  </pic:spPr>
                </pic:pic>
              </a:graphicData>
            </a:graphic>
          </wp:inline>
        </w:drawing>
      </w:r>
    </w:p>
    <w:p w14:paraId="57D5A3F7"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lastRenderedPageBreak/>
        <w:t>Comments</w:t>
      </w:r>
    </w:p>
    <w:p w14:paraId="3A001877"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In the </w:t>
      </w:r>
      <w:r w:rsidRPr="00B807A8">
        <w:rPr>
          <w:rFonts w:asciiTheme="minorBidi" w:hAnsiTheme="minorBidi"/>
          <w:b/>
          <w:bCs/>
          <w:sz w:val="20"/>
          <w:szCs w:val="20"/>
        </w:rPr>
        <w:t>Comments</w:t>
      </w:r>
      <w:r w:rsidRPr="00B807A8">
        <w:rPr>
          <w:rFonts w:asciiTheme="minorBidi" w:hAnsiTheme="minorBidi"/>
          <w:sz w:val="20"/>
          <w:szCs w:val="20"/>
        </w:rPr>
        <w:t> tab, type any comments to describe the processor and the tasks accomplished, like why you configured the processor or the way you did.</w:t>
      </w:r>
    </w:p>
    <w:p w14:paraId="30B76FFD"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Applying the Settings</w:t>
      </w:r>
    </w:p>
    <w:p w14:paraId="084FFFD3"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Now, click on the </w:t>
      </w:r>
      <w:r w:rsidRPr="00B807A8">
        <w:rPr>
          <w:rFonts w:asciiTheme="minorBidi" w:hAnsiTheme="minorBidi"/>
          <w:b/>
          <w:bCs/>
          <w:sz w:val="20"/>
          <w:szCs w:val="20"/>
        </w:rPr>
        <w:t>Apply</w:t>
      </w:r>
      <w:r w:rsidRPr="00B807A8">
        <w:rPr>
          <w:rFonts w:asciiTheme="minorBidi" w:hAnsiTheme="minorBidi"/>
          <w:sz w:val="20"/>
          <w:szCs w:val="20"/>
        </w:rPr>
        <w:t xml:space="preserve"> button to save all the </w:t>
      </w:r>
      <w:proofErr w:type="gramStart"/>
      <w:r w:rsidRPr="00B807A8">
        <w:rPr>
          <w:rFonts w:asciiTheme="minorBidi" w:hAnsiTheme="minorBidi"/>
          <w:sz w:val="20"/>
          <w:szCs w:val="20"/>
        </w:rPr>
        <w:t>changes</w:t>
      </w:r>
      <w:proofErr w:type="gramEnd"/>
      <w:r w:rsidRPr="00B807A8">
        <w:rPr>
          <w:rFonts w:asciiTheme="minorBidi" w:hAnsiTheme="minorBidi"/>
          <w:sz w:val="20"/>
          <w:szCs w:val="20"/>
        </w:rPr>
        <w:t xml:space="preserve"> are made and complete the configuration of </w:t>
      </w:r>
      <w:proofErr w:type="spellStart"/>
      <w:r w:rsidRPr="00B807A8">
        <w:rPr>
          <w:rFonts w:asciiTheme="minorBidi" w:hAnsiTheme="minorBidi"/>
          <w:b/>
          <w:bCs/>
          <w:sz w:val="20"/>
          <w:szCs w:val="20"/>
        </w:rPr>
        <w:t>PutFile</w:t>
      </w:r>
      <w:proofErr w:type="spellEnd"/>
      <w:r w:rsidRPr="00B807A8">
        <w:rPr>
          <w:rFonts w:asciiTheme="minorBidi" w:hAnsiTheme="minorBidi"/>
          <w:sz w:val="20"/>
          <w:szCs w:val="20"/>
        </w:rPr>
        <w:t> processor.</w:t>
      </w:r>
    </w:p>
    <w:p w14:paraId="0015FD00" w14:textId="6F5B8C88"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54D83166" wp14:editId="4A7A8D06">
            <wp:extent cx="4578555" cy="3372282"/>
            <wp:effectExtent l="0" t="0" r="0" b="0"/>
            <wp:docPr id="1854331454" name="Picture 44" descr="A screenshot of a computer&#10;&#10;AI-generated content may be incorrect.">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331454" name="Picture 44" descr="A screenshot of a computer&#10;&#10;AI-generated content may be incorrect.">
                      <a:hlinkClick r:id="rId43"/>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586289" cy="3377979"/>
                    </a:xfrm>
                    <a:prstGeom prst="rect">
                      <a:avLst/>
                    </a:prstGeom>
                    <a:noFill/>
                    <a:ln>
                      <a:noFill/>
                    </a:ln>
                  </pic:spPr>
                </pic:pic>
              </a:graphicData>
            </a:graphic>
          </wp:inline>
        </w:drawing>
      </w:r>
    </w:p>
    <w:p w14:paraId="66979714"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After completing the above steps, you can see that both the processors are still invalid. This is because we have not connected them. So, we will now connect both processors and run.</w:t>
      </w:r>
    </w:p>
    <w:p w14:paraId="608BCF4E"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Connect And Run Processors</w:t>
      </w:r>
    </w:p>
    <w:p w14:paraId="6E9CC02B"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Now our processors are configured and ready to run, you need to connect them together.</w:t>
      </w:r>
    </w:p>
    <w:p w14:paraId="0E8533DA"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Connecting</w:t>
      </w:r>
    </w:p>
    <w:p w14:paraId="2722D9FC"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b/>
          <w:bCs/>
          <w:sz w:val="20"/>
          <w:szCs w:val="20"/>
        </w:rPr>
        <w:t>Step 1:</w:t>
      </w:r>
      <w:r w:rsidRPr="00B807A8">
        <w:rPr>
          <w:rFonts w:asciiTheme="minorBidi" w:hAnsiTheme="minorBidi"/>
          <w:sz w:val="20"/>
          <w:szCs w:val="20"/>
        </w:rPr>
        <w:t> To connect the processors to each other, hover the mouse over the center of the processor, an aero in a circle will show. Drag the mouse from that circle to another processor until it highlighted in green.</w:t>
      </w:r>
    </w:p>
    <w:p w14:paraId="7F115D54" w14:textId="007492E5"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04EBEEA0" wp14:editId="14B4673C">
            <wp:extent cx="4762090" cy="2622202"/>
            <wp:effectExtent l="0" t="0" r="635" b="6985"/>
            <wp:docPr id="1279890409" name="Picture 43" descr="A screenshot of a computer&#10;&#10;AI-generated content may be incorrect.">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890409" name="Picture 43" descr="A screenshot of a computer&#10;&#10;AI-generated content may be incorrect.">
                      <a:hlinkClick r:id="rId45"/>
                    </pic:cNvP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765129" cy="2623875"/>
                    </a:xfrm>
                    <a:prstGeom prst="rect">
                      <a:avLst/>
                    </a:prstGeom>
                    <a:noFill/>
                    <a:ln>
                      <a:noFill/>
                    </a:ln>
                  </pic:spPr>
                </pic:pic>
              </a:graphicData>
            </a:graphic>
          </wp:inline>
        </w:drawing>
      </w:r>
    </w:p>
    <w:p w14:paraId="583655FA"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b/>
          <w:bCs/>
          <w:sz w:val="20"/>
          <w:szCs w:val="20"/>
        </w:rPr>
        <w:lastRenderedPageBreak/>
        <w:t>Step 2:</w:t>
      </w:r>
      <w:r w:rsidRPr="00B807A8">
        <w:rPr>
          <w:rFonts w:asciiTheme="minorBidi" w:hAnsiTheme="minorBidi"/>
          <w:sz w:val="20"/>
          <w:szCs w:val="20"/>
        </w:rPr>
        <w:t> Release the mouse here. A </w:t>
      </w:r>
      <w:r w:rsidRPr="00B807A8">
        <w:rPr>
          <w:rFonts w:asciiTheme="minorBidi" w:hAnsiTheme="minorBidi"/>
          <w:b/>
          <w:bCs/>
          <w:sz w:val="20"/>
          <w:szCs w:val="20"/>
        </w:rPr>
        <w:t>Create Connection</w:t>
      </w:r>
      <w:r w:rsidRPr="00B807A8">
        <w:rPr>
          <w:rFonts w:asciiTheme="minorBidi" w:hAnsiTheme="minorBidi"/>
          <w:sz w:val="20"/>
          <w:szCs w:val="20"/>
        </w:rPr>
        <w:t> window will open containing details and setting tab. The Details tab shows what the connection is going from and to. It also shows the list of relationships that will be included in the connection. In our case, the Details tab window shows that a connection is created from the </w:t>
      </w:r>
      <w:proofErr w:type="spellStart"/>
      <w:r w:rsidRPr="00B807A8">
        <w:rPr>
          <w:rFonts w:asciiTheme="minorBidi" w:hAnsiTheme="minorBidi"/>
          <w:b/>
          <w:bCs/>
          <w:sz w:val="20"/>
          <w:szCs w:val="20"/>
        </w:rPr>
        <w:t>GenerateFlowFile</w:t>
      </w:r>
      <w:proofErr w:type="spellEnd"/>
      <w:r w:rsidRPr="00B807A8">
        <w:rPr>
          <w:rFonts w:asciiTheme="minorBidi" w:hAnsiTheme="minorBidi"/>
          <w:sz w:val="20"/>
          <w:szCs w:val="20"/>
        </w:rPr>
        <w:t> processor to the </w:t>
      </w:r>
      <w:proofErr w:type="spellStart"/>
      <w:r w:rsidRPr="00B807A8">
        <w:rPr>
          <w:rFonts w:asciiTheme="minorBidi" w:hAnsiTheme="minorBidi"/>
          <w:b/>
          <w:bCs/>
          <w:sz w:val="20"/>
          <w:szCs w:val="20"/>
        </w:rPr>
        <w:t>PutFile</w:t>
      </w:r>
      <w:proofErr w:type="spellEnd"/>
      <w:r w:rsidRPr="00B807A8">
        <w:rPr>
          <w:rFonts w:asciiTheme="minorBidi" w:hAnsiTheme="minorBidi"/>
          <w:sz w:val="20"/>
          <w:szCs w:val="20"/>
        </w:rPr>
        <w:t> processor using its </w:t>
      </w:r>
      <w:r w:rsidRPr="00B807A8">
        <w:rPr>
          <w:rFonts w:asciiTheme="minorBidi" w:hAnsiTheme="minorBidi"/>
          <w:b/>
          <w:bCs/>
          <w:sz w:val="20"/>
          <w:szCs w:val="20"/>
        </w:rPr>
        <w:t>success</w:t>
      </w:r>
      <w:r w:rsidRPr="00B807A8">
        <w:rPr>
          <w:rFonts w:asciiTheme="minorBidi" w:hAnsiTheme="minorBidi"/>
          <w:sz w:val="20"/>
          <w:szCs w:val="20"/>
        </w:rPr>
        <w:t> relationship.</w:t>
      </w:r>
    </w:p>
    <w:p w14:paraId="378D3867" w14:textId="758C676B"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6A2E180F" wp14:editId="45012DBE">
            <wp:extent cx="4906297" cy="3629926"/>
            <wp:effectExtent l="0" t="0" r="8890" b="8890"/>
            <wp:docPr id="2084804716" name="Picture 42" descr="A screenshot of a computer&#10;&#10;AI-generated content may be incorrec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04716" name="Picture 42" descr="A screenshot of a computer&#10;&#10;AI-generated content may be incorrect.">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0089" cy="3632731"/>
                    </a:xfrm>
                    <a:prstGeom prst="rect">
                      <a:avLst/>
                    </a:prstGeom>
                    <a:noFill/>
                    <a:ln>
                      <a:noFill/>
                    </a:ln>
                  </pic:spPr>
                </pic:pic>
              </a:graphicData>
            </a:graphic>
          </wp:inline>
        </w:drawing>
      </w:r>
    </w:p>
    <w:p w14:paraId="3FB9A66D" w14:textId="5DEAB578"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055DF08A" wp14:editId="7B765CB0">
            <wp:extent cx="4912852" cy="3616405"/>
            <wp:effectExtent l="0" t="0" r="2540" b="3175"/>
            <wp:docPr id="681691993" name="Picture 41" descr="A screenshot of a computer&#10;&#10;AI-generated content may be incorrec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91993" name="Picture 41" descr="A screenshot of a computer&#10;&#10;AI-generated content may be incorrect.">
                      <a:hlinkClick r:id="rId49"/>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15307" cy="3618212"/>
                    </a:xfrm>
                    <a:prstGeom prst="rect">
                      <a:avLst/>
                    </a:prstGeom>
                    <a:noFill/>
                    <a:ln>
                      <a:noFill/>
                    </a:ln>
                  </pic:spPr>
                </pic:pic>
              </a:graphicData>
            </a:graphic>
          </wp:inline>
        </w:drawing>
      </w:r>
    </w:p>
    <w:p w14:paraId="503289B9"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Leave the current settings as default for now and click on the </w:t>
      </w:r>
      <w:r w:rsidRPr="00B807A8">
        <w:rPr>
          <w:rFonts w:asciiTheme="minorBidi" w:hAnsiTheme="minorBidi"/>
          <w:b/>
          <w:bCs/>
          <w:sz w:val="20"/>
          <w:szCs w:val="20"/>
        </w:rPr>
        <w:t>ADD</w:t>
      </w:r>
      <w:r w:rsidRPr="00B807A8">
        <w:rPr>
          <w:rFonts w:asciiTheme="minorBidi" w:hAnsiTheme="minorBidi"/>
          <w:sz w:val="20"/>
          <w:szCs w:val="20"/>
        </w:rPr>
        <w:t> button.</w:t>
      </w:r>
    </w:p>
    <w:p w14:paraId="3DDA6E26"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Ready to Run</w:t>
      </w:r>
    </w:p>
    <w:p w14:paraId="7FC08FE0"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lastRenderedPageBreak/>
        <w:t>Now, you can see that both the processors are valid now as they have a stop symbol in place of warning symbol at the upper left-hand corner</w:t>
      </w:r>
    </w:p>
    <w:p w14:paraId="195C900B" w14:textId="3492F808"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7FE17F9F" wp14:editId="5DF82BC7">
            <wp:extent cx="4886632" cy="2683471"/>
            <wp:effectExtent l="0" t="0" r="0" b="3175"/>
            <wp:docPr id="1623509831" name="Picture 40" descr="A screenshot of a computer&#10;&#10;AI-generated content may be incorrect.">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09831" name="Picture 40" descr="A screenshot of a computer&#10;&#10;AI-generated content may be incorrect.">
                      <a:hlinkClick r:id="rId51"/>
                    </pic:cNvPr>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95460" cy="2688319"/>
                    </a:xfrm>
                    <a:prstGeom prst="rect">
                      <a:avLst/>
                    </a:prstGeom>
                    <a:noFill/>
                    <a:ln>
                      <a:noFill/>
                    </a:ln>
                  </pic:spPr>
                </pic:pic>
              </a:graphicData>
            </a:graphic>
          </wp:inline>
        </w:drawing>
      </w:r>
    </w:p>
    <w:p w14:paraId="0F0EBFA7"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Start the Dataflow</w:t>
      </w:r>
    </w:p>
    <w:p w14:paraId="43DB3259"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To run the dataflow (both processors</w:t>
      </w:r>
      <w:proofErr w:type="gramStart"/>
      <w:r w:rsidRPr="00B807A8">
        <w:rPr>
          <w:rFonts w:asciiTheme="minorBidi" w:hAnsiTheme="minorBidi"/>
          <w:sz w:val="20"/>
          <w:szCs w:val="20"/>
        </w:rPr>
        <w:t>) ,</w:t>
      </w:r>
      <w:proofErr w:type="gramEnd"/>
      <w:r w:rsidRPr="00B807A8">
        <w:rPr>
          <w:rFonts w:asciiTheme="minorBidi" w:hAnsiTheme="minorBidi"/>
          <w:sz w:val="20"/>
          <w:szCs w:val="20"/>
        </w:rPr>
        <w:t xml:space="preserve"> open the left panel and click on the </w:t>
      </w:r>
      <w:r w:rsidRPr="00B807A8">
        <w:rPr>
          <w:rFonts w:asciiTheme="minorBidi" w:hAnsiTheme="minorBidi"/>
          <w:b/>
          <w:bCs/>
          <w:sz w:val="20"/>
          <w:szCs w:val="20"/>
        </w:rPr>
        <w:t>Start</w:t>
      </w:r>
      <w:r w:rsidRPr="00B807A8">
        <w:rPr>
          <w:rFonts w:asciiTheme="minorBidi" w:hAnsiTheme="minorBidi"/>
          <w:sz w:val="20"/>
          <w:szCs w:val="20"/>
        </w:rPr>
        <w:t> button present under the Operate section.</w:t>
      </w:r>
    </w:p>
    <w:p w14:paraId="4B276183" w14:textId="2BFAB40B"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08E9FE63" wp14:editId="002D1E83">
            <wp:extent cx="4204929" cy="2309566"/>
            <wp:effectExtent l="0" t="0" r="5715" b="0"/>
            <wp:docPr id="1402949546" name="Picture 39" descr="A screenshot of a computer&#10;&#10;AI-generated content may be incorrect.">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49546" name="Picture 39" descr="A screenshot of a computer&#10;&#10;AI-generated content may be incorrect.">
                      <a:hlinkClick r:id="rId53"/>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211879" cy="2313383"/>
                    </a:xfrm>
                    <a:prstGeom prst="rect">
                      <a:avLst/>
                    </a:prstGeom>
                    <a:noFill/>
                    <a:ln>
                      <a:noFill/>
                    </a:ln>
                  </pic:spPr>
                </pic:pic>
              </a:graphicData>
            </a:graphic>
          </wp:inline>
        </w:drawing>
      </w:r>
    </w:p>
    <w:p w14:paraId="40D4CEFC"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You can also choose to run each processor individually. Just right click on the processor and select </w:t>
      </w:r>
      <w:r w:rsidRPr="00B807A8">
        <w:rPr>
          <w:rFonts w:asciiTheme="minorBidi" w:hAnsiTheme="minorBidi"/>
          <w:b/>
          <w:bCs/>
          <w:sz w:val="20"/>
          <w:szCs w:val="20"/>
        </w:rPr>
        <w:t>Start</w:t>
      </w:r>
      <w:r w:rsidRPr="00B807A8">
        <w:rPr>
          <w:rFonts w:asciiTheme="minorBidi" w:hAnsiTheme="minorBidi"/>
          <w:sz w:val="20"/>
          <w:szCs w:val="20"/>
        </w:rPr>
        <w:t> from the contextual menu.</w:t>
      </w:r>
    </w:p>
    <w:p w14:paraId="3F155EB5"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Dataflow Statistics</w:t>
      </w:r>
    </w:p>
    <w:p w14:paraId="31DF1255"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 xml:space="preserve">Now you </w:t>
      </w:r>
      <w:proofErr w:type="gramStart"/>
      <w:r w:rsidRPr="00B807A8">
        <w:rPr>
          <w:rFonts w:asciiTheme="minorBidi" w:hAnsiTheme="minorBidi"/>
          <w:sz w:val="20"/>
          <w:szCs w:val="20"/>
        </w:rPr>
        <w:t>started</w:t>
      </w:r>
      <w:proofErr w:type="gramEnd"/>
      <w:r w:rsidRPr="00B807A8">
        <w:rPr>
          <w:rFonts w:asciiTheme="minorBidi" w:hAnsiTheme="minorBidi"/>
          <w:sz w:val="20"/>
          <w:szCs w:val="20"/>
        </w:rPr>
        <w:t xml:space="preserve"> the dataflow, you can see that </w:t>
      </w:r>
      <w:proofErr w:type="gramStart"/>
      <w:r w:rsidRPr="00B807A8">
        <w:rPr>
          <w:rFonts w:asciiTheme="minorBidi" w:hAnsiTheme="minorBidi"/>
          <w:sz w:val="20"/>
          <w:szCs w:val="20"/>
        </w:rPr>
        <w:t>the </w:t>
      </w:r>
      <w:proofErr w:type="spellStart"/>
      <w:r w:rsidRPr="00B807A8">
        <w:rPr>
          <w:rFonts w:asciiTheme="minorBidi" w:hAnsiTheme="minorBidi"/>
          <w:b/>
          <w:bCs/>
          <w:sz w:val="20"/>
          <w:szCs w:val="20"/>
        </w:rPr>
        <w:t>GenerateFlowFile</w:t>
      </w:r>
      <w:proofErr w:type="spellEnd"/>
      <w:proofErr w:type="gramEnd"/>
      <w:r w:rsidRPr="00B807A8">
        <w:rPr>
          <w:rFonts w:asciiTheme="minorBidi" w:hAnsiTheme="minorBidi"/>
          <w:sz w:val="20"/>
          <w:szCs w:val="20"/>
        </w:rPr>
        <w:t> is producing data. This data is consumed by the </w:t>
      </w:r>
      <w:proofErr w:type="spellStart"/>
      <w:r w:rsidRPr="00B807A8">
        <w:rPr>
          <w:rFonts w:asciiTheme="minorBidi" w:hAnsiTheme="minorBidi"/>
          <w:b/>
          <w:bCs/>
          <w:sz w:val="20"/>
          <w:szCs w:val="20"/>
        </w:rPr>
        <w:t>PutFile</w:t>
      </w:r>
      <w:proofErr w:type="spellEnd"/>
      <w:r w:rsidRPr="00B807A8">
        <w:rPr>
          <w:rFonts w:asciiTheme="minorBidi" w:hAnsiTheme="minorBidi"/>
          <w:sz w:val="20"/>
          <w:szCs w:val="20"/>
        </w:rPr>
        <w:t> processor and written to disk in the output directory as expected. On each processor we can see the amount of Read/Write data. This information represents what happened in the processors over the last five minutes.</w:t>
      </w:r>
    </w:p>
    <w:p w14:paraId="55CF12C8" w14:textId="6D7FD668"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lastRenderedPageBreak/>
        <w:drawing>
          <wp:inline distT="0" distB="0" distL="0" distR="0" wp14:anchorId="13D0C6C0" wp14:editId="61E3EDF8">
            <wp:extent cx="4355690" cy="2712999"/>
            <wp:effectExtent l="0" t="0" r="6985" b="0"/>
            <wp:docPr id="1688324000" name="Picture 38" descr="A screenshot of a computer&#10;&#10;AI-generated content may be incorrect.">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324000" name="Picture 38" descr="A screenshot of a computer&#10;&#10;AI-generated content may be incorrect.">
                      <a:hlinkClick r:id="rId55"/>
                    </pic:cNvPr>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362567" cy="2717282"/>
                    </a:xfrm>
                    <a:prstGeom prst="rect">
                      <a:avLst/>
                    </a:prstGeom>
                    <a:noFill/>
                    <a:ln>
                      <a:noFill/>
                    </a:ln>
                  </pic:spPr>
                </pic:pic>
              </a:graphicData>
            </a:graphic>
          </wp:inline>
        </w:drawing>
      </w:r>
    </w:p>
    <w:p w14:paraId="04105C93"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View Queued Elements</w:t>
      </w:r>
    </w:p>
    <w:p w14:paraId="02BC25AF"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 xml:space="preserve">To view the queued </w:t>
      </w:r>
      <w:proofErr w:type="spellStart"/>
      <w:r w:rsidRPr="00B807A8">
        <w:rPr>
          <w:rFonts w:asciiTheme="minorBidi" w:hAnsiTheme="minorBidi"/>
          <w:sz w:val="20"/>
          <w:szCs w:val="20"/>
        </w:rPr>
        <w:t>flowfiles</w:t>
      </w:r>
      <w:proofErr w:type="spellEnd"/>
      <w:r w:rsidRPr="00B807A8">
        <w:rPr>
          <w:rFonts w:asciiTheme="minorBidi" w:hAnsiTheme="minorBidi"/>
          <w:sz w:val="20"/>
          <w:szCs w:val="20"/>
        </w:rPr>
        <w:t xml:space="preserve">, </w:t>
      </w:r>
      <w:proofErr w:type="gramStart"/>
      <w:r w:rsidRPr="00B807A8">
        <w:rPr>
          <w:rFonts w:asciiTheme="minorBidi" w:hAnsiTheme="minorBidi"/>
          <w:sz w:val="20"/>
          <w:szCs w:val="20"/>
        </w:rPr>
        <w:t>just right</w:t>
      </w:r>
      <w:proofErr w:type="gramEnd"/>
      <w:r w:rsidRPr="00B807A8">
        <w:rPr>
          <w:rFonts w:asciiTheme="minorBidi" w:hAnsiTheme="minorBidi"/>
          <w:sz w:val="20"/>
          <w:szCs w:val="20"/>
        </w:rPr>
        <w:t xml:space="preserve"> click the connection and select View Queue from the contextual menu. This will open a new window that shows a list of all the </w:t>
      </w:r>
      <w:proofErr w:type="spellStart"/>
      <w:r w:rsidRPr="00B807A8">
        <w:rPr>
          <w:rFonts w:asciiTheme="minorBidi" w:hAnsiTheme="minorBidi"/>
          <w:sz w:val="20"/>
          <w:szCs w:val="20"/>
        </w:rPr>
        <w:t>flowfiles</w:t>
      </w:r>
      <w:proofErr w:type="spellEnd"/>
      <w:r w:rsidRPr="00B807A8">
        <w:rPr>
          <w:rFonts w:asciiTheme="minorBidi" w:hAnsiTheme="minorBidi"/>
          <w:sz w:val="20"/>
          <w:szCs w:val="20"/>
        </w:rPr>
        <w:t xml:space="preserve"> in the queue.</w:t>
      </w:r>
    </w:p>
    <w:p w14:paraId="06FE597C" w14:textId="66DCB5D2"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4B6582B9" wp14:editId="378419F0">
            <wp:extent cx="4544142" cy="2495880"/>
            <wp:effectExtent l="0" t="0" r="8890" b="0"/>
            <wp:docPr id="822698730" name="Picture 37" descr="A screenshot of a computer&#10;&#10;AI-generated content may be incorrect.">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698730" name="Picture 37" descr="A screenshot of a computer&#10;&#10;AI-generated content may be incorrect.">
                      <a:hlinkClick r:id="rId57"/>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553935" cy="2501259"/>
                    </a:xfrm>
                    <a:prstGeom prst="rect">
                      <a:avLst/>
                    </a:prstGeom>
                    <a:noFill/>
                    <a:ln>
                      <a:noFill/>
                    </a:ln>
                  </pic:spPr>
                </pic:pic>
              </a:graphicData>
            </a:graphic>
          </wp:inline>
        </w:drawing>
      </w:r>
    </w:p>
    <w:p w14:paraId="66BB9249"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From here you can choose any row and click on the </w:t>
      </w:r>
      <w:r w:rsidRPr="00B807A8">
        <w:rPr>
          <w:rFonts w:asciiTheme="minorBidi" w:hAnsiTheme="minorBidi"/>
          <w:b/>
          <w:bCs/>
          <w:sz w:val="20"/>
          <w:szCs w:val="20"/>
        </w:rPr>
        <w:t>eye</w:t>
      </w:r>
      <w:r w:rsidRPr="00B807A8">
        <w:rPr>
          <w:rFonts w:asciiTheme="minorBidi" w:hAnsiTheme="minorBidi"/>
          <w:sz w:val="20"/>
          <w:szCs w:val="20"/>
        </w:rPr>
        <w:t xml:space="preserve"> icon to view the content of the </w:t>
      </w:r>
      <w:proofErr w:type="spellStart"/>
      <w:r w:rsidRPr="00B807A8">
        <w:rPr>
          <w:rFonts w:asciiTheme="minorBidi" w:hAnsiTheme="minorBidi"/>
          <w:sz w:val="20"/>
          <w:szCs w:val="20"/>
        </w:rPr>
        <w:t>flowfile</w:t>
      </w:r>
      <w:proofErr w:type="spellEnd"/>
      <w:r w:rsidRPr="00B807A8">
        <w:rPr>
          <w:rFonts w:asciiTheme="minorBidi" w:hAnsiTheme="minorBidi"/>
          <w:sz w:val="20"/>
          <w:szCs w:val="20"/>
        </w:rPr>
        <w:t>.</w:t>
      </w:r>
    </w:p>
    <w:p w14:paraId="44E7D9BE" w14:textId="25ACA814"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1054DE48" wp14:editId="2EBDEA2D">
            <wp:extent cx="3348381" cy="1845187"/>
            <wp:effectExtent l="0" t="0" r="4445" b="3175"/>
            <wp:docPr id="92195724" name="Picture 36" descr="A screenshot of a computer&#10;&#10;AI-generated content may be incorrect.">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5724" name="Picture 36" descr="A screenshot of a computer&#10;&#10;AI-generated content may be incorrect.">
                      <a:hlinkClick r:id="rId59"/>
                    </pic:cNvPr>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356702" cy="1849772"/>
                    </a:xfrm>
                    <a:prstGeom prst="rect">
                      <a:avLst/>
                    </a:prstGeom>
                    <a:noFill/>
                    <a:ln>
                      <a:noFill/>
                    </a:ln>
                  </pic:spPr>
                </pic:pic>
              </a:graphicData>
            </a:graphic>
          </wp:inline>
        </w:drawing>
      </w:r>
    </w:p>
    <w:p w14:paraId="0D9939C6"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Stop the Dataflow</w:t>
      </w:r>
    </w:p>
    <w:p w14:paraId="4A4A1C0C"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To stop the dataflow, click on the </w:t>
      </w:r>
      <w:r w:rsidRPr="00B807A8">
        <w:rPr>
          <w:rFonts w:asciiTheme="minorBidi" w:hAnsiTheme="minorBidi"/>
          <w:b/>
          <w:bCs/>
          <w:sz w:val="20"/>
          <w:szCs w:val="20"/>
        </w:rPr>
        <w:t>Stop</w:t>
      </w:r>
      <w:r w:rsidRPr="00B807A8">
        <w:rPr>
          <w:rFonts w:asciiTheme="minorBidi" w:hAnsiTheme="minorBidi"/>
          <w:sz w:val="20"/>
          <w:szCs w:val="20"/>
        </w:rPr>
        <w:t> icon in the Operate panel or right click on any empty space on the canvas and select </w:t>
      </w:r>
      <w:r w:rsidRPr="00B807A8">
        <w:rPr>
          <w:rFonts w:asciiTheme="minorBidi" w:hAnsiTheme="minorBidi"/>
          <w:b/>
          <w:bCs/>
          <w:sz w:val="20"/>
          <w:szCs w:val="20"/>
        </w:rPr>
        <w:t>Stop </w:t>
      </w:r>
      <w:r w:rsidRPr="00B807A8">
        <w:rPr>
          <w:rFonts w:asciiTheme="minorBidi" w:hAnsiTheme="minorBidi"/>
          <w:sz w:val="20"/>
          <w:szCs w:val="20"/>
        </w:rPr>
        <w:t>from the contextual menu.</w:t>
      </w:r>
    </w:p>
    <w:p w14:paraId="1822DE44" w14:textId="3E9299C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lastRenderedPageBreak/>
        <w:drawing>
          <wp:inline distT="0" distB="0" distL="0" distR="0" wp14:anchorId="22E0394A" wp14:editId="5EB3B1EE">
            <wp:extent cx="3340252" cy="1835355"/>
            <wp:effectExtent l="0" t="0" r="0" b="0"/>
            <wp:docPr id="830911229" name="Picture 35" descr="A screenshot of a computer&#10;&#10;AI-generated content may be incorrect.">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911229" name="Picture 35" descr="A screenshot of a computer&#10;&#10;AI-generated content may be incorrect.">
                      <a:hlinkClick r:id="rId61"/>
                    </pic:cNvPr>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3345982" cy="1838503"/>
                    </a:xfrm>
                    <a:prstGeom prst="rect">
                      <a:avLst/>
                    </a:prstGeom>
                    <a:noFill/>
                    <a:ln>
                      <a:noFill/>
                    </a:ln>
                  </pic:spPr>
                </pic:pic>
              </a:graphicData>
            </a:graphic>
          </wp:inline>
        </w:drawing>
      </w:r>
    </w:p>
    <w:p w14:paraId="0CB58B62"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Check the result</w:t>
      </w:r>
    </w:p>
    <w:p w14:paraId="2BB0D651"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 xml:space="preserve">The dataflow purpose is to generate data in Json format and store this data on the local machine in the </w:t>
      </w:r>
      <w:proofErr w:type="gramStart"/>
      <w:r w:rsidRPr="00B807A8">
        <w:rPr>
          <w:rFonts w:asciiTheme="minorBidi" w:hAnsiTheme="minorBidi"/>
          <w:sz w:val="20"/>
          <w:szCs w:val="20"/>
        </w:rPr>
        <w:t>folder :</w:t>
      </w:r>
      <w:proofErr w:type="gramEnd"/>
      <w:r w:rsidRPr="00B807A8">
        <w:rPr>
          <w:rFonts w:asciiTheme="minorBidi" w:hAnsiTheme="minorBidi"/>
          <w:sz w:val="20"/>
          <w:szCs w:val="20"/>
        </w:rPr>
        <w:t> </w:t>
      </w:r>
      <w:r w:rsidRPr="00B807A8">
        <w:rPr>
          <w:rFonts w:asciiTheme="minorBidi" w:hAnsiTheme="minorBidi"/>
          <w:b/>
          <w:bCs/>
          <w:sz w:val="20"/>
          <w:szCs w:val="20"/>
        </w:rPr>
        <w:t>/home/training/tutorials/</w:t>
      </w:r>
      <w:proofErr w:type="spellStart"/>
      <w:r w:rsidRPr="00B807A8">
        <w:rPr>
          <w:rFonts w:asciiTheme="minorBidi" w:hAnsiTheme="minorBidi"/>
          <w:b/>
          <w:bCs/>
          <w:sz w:val="20"/>
          <w:szCs w:val="20"/>
        </w:rPr>
        <w:t>nifi</w:t>
      </w:r>
      <w:proofErr w:type="spellEnd"/>
      <w:r w:rsidRPr="00B807A8">
        <w:rPr>
          <w:rFonts w:asciiTheme="minorBidi" w:hAnsiTheme="minorBidi"/>
          <w:b/>
          <w:bCs/>
          <w:sz w:val="20"/>
          <w:szCs w:val="20"/>
        </w:rPr>
        <w:t>/</w:t>
      </w:r>
      <w:proofErr w:type="spellStart"/>
      <w:r w:rsidRPr="00B807A8">
        <w:rPr>
          <w:rFonts w:asciiTheme="minorBidi" w:hAnsiTheme="minorBidi"/>
          <w:b/>
          <w:bCs/>
          <w:sz w:val="20"/>
          <w:szCs w:val="20"/>
        </w:rPr>
        <w:t>firstflow</w:t>
      </w:r>
      <w:proofErr w:type="spellEnd"/>
    </w:p>
    <w:p w14:paraId="3A1A9F3E"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 xml:space="preserve">To check the output, SSH to the sandbox and list the content of the output directory. You should see a list of files outputted by the </w:t>
      </w:r>
      <w:proofErr w:type="spellStart"/>
      <w:r w:rsidRPr="00B807A8">
        <w:rPr>
          <w:rFonts w:asciiTheme="minorBidi" w:hAnsiTheme="minorBidi"/>
          <w:sz w:val="20"/>
          <w:szCs w:val="20"/>
        </w:rPr>
        <w:t>Nifi</w:t>
      </w:r>
      <w:proofErr w:type="spellEnd"/>
      <w:r w:rsidRPr="00B807A8">
        <w:rPr>
          <w:rFonts w:asciiTheme="minorBidi" w:hAnsiTheme="minorBidi"/>
          <w:sz w:val="20"/>
          <w:szCs w:val="20"/>
        </w:rPr>
        <w:t xml:space="preserve"> dataflow.</w:t>
      </w:r>
    </w:p>
    <w:p w14:paraId="2A5BE1BF" w14:textId="77777777" w:rsidR="00B807A8" w:rsidRPr="00B807A8" w:rsidRDefault="00B807A8" w:rsidP="00B807A8">
      <w:pPr>
        <w:spacing w:after="0" w:line="240" w:lineRule="auto"/>
        <w:contextualSpacing/>
        <w:rPr>
          <w:rFonts w:asciiTheme="minorBidi" w:hAnsiTheme="minorBidi"/>
          <w:i/>
          <w:iCs/>
          <w:sz w:val="20"/>
          <w:szCs w:val="20"/>
        </w:rPr>
      </w:pPr>
      <w:r w:rsidRPr="00B807A8">
        <w:rPr>
          <w:rFonts w:asciiTheme="minorBidi" w:hAnsiTheme="minorBidi"/>
          <w:b/>
          <w:bCs/>
          <w:i/>
          <w:iCs/>
          <w:sz w:val="20"/>
          <w:szCs w:val="20"/>
        </w:rPr>
        <w:t>$ ls /home/training/tutorials/</w:t>
      </w:r>
      <w:proofErr w:type="spellStart"/>
      <w:r w:rsidRPr="00B807A8">
        <w:rPr>
          <w:rFonts w:asciiTheme="minorBidi" w:hAnsiTheme="minorBidi"/>
          <w:b/>
          <w:bCs/>
          <w:i/>
          <w:iCs/>
          <w:sz w:val="20"/>
          <w:szCs w:val="20"/>
        </w:rPr>
        <w:t>nifi</w:t>
      </w:r>
      <w:proofErr w:type="spellEnd"/>
      <w:r w:rsidRPr="00B807A8">
        <w:rPr>
          <w:rFonts w:asciiTheme="minorBidi" w:hAnsiTheme="minorBidi"/>
          <w:b/>
          <w:bCs/>
          <w:i/>
          <w:iCs/>
          <w:sz w:val="20"/>
          <w:szCs w:val="20"/>
        </w:rPr>
        <w:t>/</w:t>
      </w:r>
      <w:proofErr w:type="spellStart"/>
      <w:r w:rsidRPr="00B807A8">
        <w:rPr>
          <w:rFonts w:asciiTheme="minorBidi" w:hAnsiTheme="minorBidi"/>
          <w:b/>
          <w:bCs/>
          <w:i/>
          <w:iCs/>
          <w:sz w:val="20"/>
          <w:szCs w:val="20"/>
        </w:rPr>
        <w:t>firstflow</w:t>
      </w:r>
      <w:proofErr w:type="spellEnd"/>
    </w:p>
    <w:p w14:paraId="21F01629" w14:textId="4A04806D"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0F028A27" wp14:editId="29A845A2">
            <wp:extent cx="3018503" cy="1252550"/>
            <wp:effectExtent l="0" t="0" r="0" b="5080"/>
            <wp:docPr id="525604371" name="Picture 34" descr="A screen shot of a computer screen&#10;&#10;AI-generated content may be incorrect.">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04371" name="Picture 34" descr="A screen shot of a computer screen&#10;&#10;AI-generated content may be incorrect.">
                      <a:hlinkClick r:id="rId63"/>
                    </pic:cNvPr>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3021432" cy="1253765"/>
                    </a:xfrm>
                    <a:prstGeom prst="rect">
                      <a:avLst/>
                    </a:prstGeom>
                    <a:noFill/>
                    <a:ln>
                      <a:noFill/>
                    </a:ln>
                  </pic:spPr>
                </pic:pic>
              </a:graphicData>
            </a:graphic>
          </wp:inline>
        </w:drawing>
      </w:r>
    </w:p>
    <w:p w14:paraId="128ED819"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To view the content of one file, run the following command:</w:t>
      </w:r>
    </w:p>
    <w:p w14:paraId="0D04E936" w14:textId="77777777" w:rsidR="00B807A8" w:rsidRPr="00B807A8" w:rsidRDefault="00B807A8" w:rsidP="00B807A8">
      <w:pPr>
        <w:spacing w:after="0" w:line="240" w:lineRule="auto"/>
        <w:contextualSpacing/>
        <w:rPr>
          <w:rFonts w:asciiTheme="minorBidi" w:hAnsiTheme="minorBidi"/>
          <w:i/>
          <w:iCs/>
          <w:sz w:val="20"/>
          <w:szCs w:val="20"/>
        </w:rPr>
      </w:pPr>
      <w:r w:rsidRPr="00B807A8">
        <w:rPr>
          <w:rFonts w:asciiTheme="minorBidi" w:hAnsiTheme="minorBidi"/>
          <w:b/>
          <w:bCs/>
          <w:i/>
          <w:iCs/>
          <w:sz w:val="20"/>
          <w:szCs w:val="20"/>
        </w:rPr>
        <w:t>$ cd /home/training/tutorials/</w:t>
      </w:r>
      <w:proofErr w:type="spellStart"/>
      <w:r w:rsidRPr="00B807A8">
        <w:rPr>
          <w:rFonts w:asciiTheme="minorBidi" w:hAnsiTheme="minorBidi"/>
          <w:b/>
          <w:bCs/>
          <w:i/>
          <w:iCs/>
          <w:sz w:val="20"/>
          <w:szCs w:val="20"/>
        </w:rPr>
        <w:t>nifi</w:t>
      </w:r>
      <w:proofErr w:type="spellEnd"/>
      <w:r w:rsidRPr="00B807A8">
        <w:rPr>
          <w:rFonts w:asciiTheme="minorBidi" w:hAnsiTheme="minorBidi"/>
          <w:b/>
          <w:bCs/>
          <w:i/>
          <w:iCs/>
          <w:sz w:val="20"/>
          <w:szCs w:val="20"/>
        </w:rPr>
        <w:t>/</w:t>
      </w:r>
      <w:proofErr w:type="spellStart"/>
      <w:r w:rsidRPr="00B807A8">
        <w:rPr>
          <w:rFonts w:asciiTheme="minorBidi" w:hAnsiTheme="minorBidi"/>
          <w:b/>
          <w:bCs/>
          <w:i/>
          <w:iCs/>
          <w:sz w:val="20"/>
          <w:szCs w:val="20"/>
        </w:rPr>
        <w:t>firstflow</w:t>
      </w:r>
      <w:proofErr w:type="spellEnd"/>
      <w:r w:rsidRPr="00B807A8">
        <w:rPr>
          <w:rFonts w:asciiTheme="minorBidi" w:hAnsiTheme="minorBidi"/>
          <w:b/>
          <w:bCs/>
          <w:i/>
          <w:iCs/>
          <w:sz w:val="20"/>
          <w:szCs w:val="20"/>
        </w:rPr>
        <w:t>/</w:t>
      </w:r>
    </w:p>
    <w:p w14:paraId="107383F4" w14:textId="77777777" w:rsidR="00B807A8" w:rsidRPr="00B807A8" w:rsidRDefault="00B807A8" w:rsidP="00B807A8">
      <w:pPr>
        <w:spacing w:after="0" w:line="240" w:lineRule="auto"/>
        <w:contextualSpacing/>
        <w:rPr>
          <w:rFonts w:asciiTheme="minorBidi" w:hAnsiTheme="minorBidi"/>
          <w:i/>
          <w:iCs/>
          <w:sz w:val="20"/>
          <w:szCs w:val="20"/>
        </w:rPr>
      </w:pPr>
      <w:r w:rsidRPr="00B807A8">
        <w:rPr>
          <w:rFonts w:asciiTheme="minorBidi" w:hAnsiTheme="minorBidi"/>
          <w:b/>
          <w:bCs/>
          <w:i/>
          <w:iCs/>
          <w:sz w:val="20"/>
          <w:szCs w:val="20"/>
        </w:rPr>
        <w:t>$ cat </w:t>
      </w:r>
      <w:del w:id="0" w:author="Unknown">
        <w:r w:rsidRPr="00B807A8">
          <w:rPr>
            <w:rFonts w:asciiTheme="minorBidi" w:hAnsiTheme="minorBidi"/>
            <w:b/>
            <w:bCs/>
            <w:i/>
            <w:iCs/>
            <w:sz w:val="20"/>
            <w:szCs w:val="20"/>
          </w:rPr>
          <w:delText>048520f1-e189-48f6-9481-22e999f8a078</w:delText>
        </w:r>
      </w:del>
    </w:p>
    <w:p w14:paraId="3A99D81F" w14:textId="665BDD29"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noProof/>
          <w:sz w:val="20"/>
          <w:szCs w:val="20"/>
        </w:rPr>
        <w:drawing>
          <wp:inline distT="0" distB="0" distL="0" distR="0" wp14:anchorId="6F7AAB78" wp14:editId="2323A61C">
            <wp:extent cx="3264310" cy="895593"/>
            <wp:effectExtent l="0" t="0" r="0" b="0"/>
            <wp:docPr id="516732142" name="Picture 33" descr="A computer screen shot of white text&#10;&#10;AI-generated content may be incorrect.">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32142" name="Picture 33" descr="A computer screen shot of white text&#10;&#10;AI-generated content may be incorrect.">
                      <a:hlinkClick r:id="rId65"/>
                    </pic:cNvPr>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268076" cy="896626"/>
                    </a:xfrm>
                    <a:prstGeom prst="rect">
                      <a:avLst/>
                    </a:prstGeom>
                    <a:noFill/>
                    <a:ln>
                      <a:noFill/>
                    </a:ln>
                  </pic:spPr>
                </pic:pic>
              </a:graphicData>
            </a:graphic>
          </wp:inline>
        </w:drawing>
      </w:r>
    </w:p>
    <w:p w14:paraId="3B04E4BE"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b/>
          <w:bCs/>
          <w:sz w:val="20"/>
          <w:szCs w:val="20"/>
        </w:rPr>
        <w:t>Note</w:t>
      </w:r>
      <w:r w:rsidRPr="00B807A8">
        <w:rPr>
          <w:rFonts w:asciiTheme="minorBidi" w:hAnsiTheme="minorBidi"/>
          <w:sz w:val="20"/>
          <w:szCs w:val="20"/>
        </w:rPr>
        <w:t>: The filenames are generated randomly and are supposed to be unique. The output filenames you will get might be different.</w:t>
      </w:r>
    </w:p>
    <w:p w14:paraId="45C831CD" w14:textId="77777777" w:rsidR="00B807A8" w:rsidRPr="00B807A8" w:rsidRDefault="00B807A8" w:rsidP="00B807A8">
      <w:pPr>
        <w:spacing w:after="0" w:line="240" w:lineRule="auto"/>
        <w:contextualSpacing/>
        <w:rPr>
          <w:rFonts w:asciiTheme="minorBidi" w:hAnsiTheme="minorBidi"/>
          <w:b/>
          <w:bCs/>
          <w:sz w:val="20"/>
          <w:szCs w:val="20"/>
        </w:rPr>
      </w:pPr>
      <w:r w:rsidRPr="00B807A8">
        <w:rPr>
          <w:rFonts w:asciiTheme="minorBidi" w:hAnsiTheme="minorBidi"/>
          <w:b/>
          <w:bCs/>
          <w:sz w:val="20"/>
          <w:szCs w:val="20"/>
        </w:rPr>
        <w:t>Summary</w:t>
      </w:r>
    </w:p>
    <w:p w14:paraId="2C2B6B14"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 xml:space="preserve">In this tutorial we covered all the steps you need to create your first </w:t>
      </w:r>
      <w:proofErr w:type="spellStart"/>
      <w:r w:rsidRPr="00B807A8">
        <w:rPr>
          <w:rFonts w:asciiTheme="minorBidi" w:hAnsiTheme="minorBidi"/>
          <w:sz w:val="20"/>
          <w:szCs w:val="20"/>
        </w:rPr>
        <w:t>Nifi</w:t>
      </w:r>
      <w:proofErr w:type="spellEnd"/>
      <w:r w:rsidRPr="00B807A8">
        <w:rPr>
          <w:rFonts w:asciiTheme="minorBidi" w:hAnsiTheme="minorBidi"/>
          <w:sz w:val="20"/>
          <w:szCs w:val="20"/>
        </w:rPr>
        <w:t xml:space="preserve"> dataflow. This dataflow aims to generate fake data in Json format and save this data into a directory on the local file system. We also covered how to start and stop the dataflow, how to explore the processors statistics and how to view the </w:t>
      </w:r>
      <w:proofErr w:type="spellStart"/>
      <w:r w:rsidRPr="00B807A8">
        <w:rPr>
          <w:rFonts w:asciiTheme="minorBidi" w:hAnsiTheme="minorBidi"/>
          <w:sz w:val="20"/>
          <w:szCs w:val="20"/>
        </w:rPr>
        <w:t>flowfiles</w:t>
      </w:r>
      <w:proofErr w:type="spellEnd"/>
      <w:r w:rsidRPr="00B807A8">
        <w:rPr>
          <w:rFonts w:asciiTheme="minorBidi" w:hAnsiTheme="minorBidi"/>
          <w:sz w:val="20"/>
          <w:szCs w:val="20"/>
        </w:rPr>
        <w:t xml:space="preserve"> queued in the </w:t>
      </w:r>
      <w:proofErr w:type="gramStart"/>
      <w:r w:rsidRPr="00B807A8">
        <w:rPr>
          <w:rFonts w:asciiTheme="minorBidi" w:hAnsiTheme="minorBidi"/>
          <w:sz w:val="20"/>
          <w:szCs w:val="20"/>
        </w:rPr>
        <w:t>connections</w:t>
      </w:r>
      <w:proofErr w:type="gramEnd"/>
      <w:r w:rsidRPr="00B807A8">
        <w:rPr>
          <w:rFonts w:asciiTheme="minorBidi" w:hAnsiTheme="minorBidi"/>
          <w:sz w:val="20"/>
          <w:szCs w:val="20"/>
        </w:rPr>
        <w:t xml:space="preserve"> buffers.</w:t>
      </w:r>
    </w:p>
    <w:p w14:paraId="18B79D6F" w14:textId="77777777" w:rsidR="00B807A8" w:rsidRPr="00B807A8" w:rsidRDefault="00B807A8" w:rsidP="00B807A8">
      <w:pPr>
        <w:spacing w:after="0" w:line="240" w:lineRule="auto"/>
        <w:contextualSpacing/>
        <w:rPr>
          <w:rFonts w:asciiTheme="minorBidi" w:hAnsiTheme="minorBidi"/>
          <w:sz w:val="20"/>
          <w:szCs w:val="20"/>
        </w:rPr>
      </w:pPr>
      <w:r w:rsidRPr="00B807A8">
        <w:rPr>
          <w:rFonts w:asciiTheme="minorBidi" w:hAnsiTheme="minorBidi"/>
          <w:sz w:val="20"/>
          <w:szCs w:val="20"/>
        </w:rPr>
        <w:t xml:space="preserve">Download </w:t>
      </w:r>
      <w:proofErr w:type="spellStart"/>
      <w:r w:rsidRPr="00B807A8">
        <w:rPr>
          <w:rFonts w:asciiTheme="minorBidi" w:hAnsiTheme="minorBidi"/>
          <w:sz w:val="20"/>
          <w:szCs w:val="20"/>
        </w:rPr>
        <w:t>Nifi</w:t>
      </w:r>
      <w:proofErr w:type="spellEnd"/>
      <w:r w:rsidRPr="00B807A8">
        <w:rPr>
          <w:rFonts w:asciiTheme="minorBidi" w:hAnsiTheme="minorBidi"/>
          <w:sz w:val="20"/>
          <w:szCs w:val="20"/>
        </w:rPr>
        <w:t xml:space="preserve"> Template (right click and Save Link As…)</w:t>
      </w:r>
    </w:p>
    <w:p w14:paraId="571F6385" w14:textId="77777777" w:rsidR="00B807A8" w:rsidRPr="00B807A8" w:rsidRDefault="00B807A8" w:rsidP="00B807A8">
      <w:pPr>
        <w:spacing w:after="0" w:line="240" w:lineRule="auto"/>
        <w:contextualSpacing/>
        <w:rPr>
          <w:rFonts w:asciiTheme="minorBidi" w:hAnsiTheme="minorBidi"/>
          <w:sz w:val="20"/>
          <w:szCs w:val="20"/>
        </w:rPr>
      </w:pPr>
      <w:hyperlink r:id="rId67" w:tgtFrame="_blank" w:history="1">
        <w:r w:rsidRPr="00B807A8">
          <w:rPr>
            <w:rStyle w:val="Hyperlink"/>
            <w:rFonts w:asciiTheme="minorBidi" w:hAnsiTheme="minorBidi"/>
            <w:sz w:val="20"/>
            <w:szCs w:val="20"/>
          </w:rPr>
          <w:t xml:space="preserve">First </w:t>
        </w:r>
        <w:proofErr w:type="spellStart"/>
        <w:r w:rsidRPr="00B807A8">
          <w:rPr>
            <w:rStyle w:val="Hyperlink"/>
            <w:rFonts w:asciiTheme="minorBidi" w:hAnsiTheme="minorBidi"/>
            <w:sz w:val="20"/>
            <w:szCs w:val="20"/>
          </w:rPr>
          <w:t>Nifi</w:t>
        </w:r>
        <w:proofErr w:type="spellEnd"/>
        <w:r w:rsidRPr="00B807A8">
          <w:rPr>
            <w:rStyle w:val="Hyperlink"/>
            <w:rFonts w:asciiTheme="minorBidi" w:hAnsiTheme="minorBidi"/>
            <w:sz w:val="20"/>
            <w:szCs w:val="20"/>
          </w:rPr>
          <w:t xml:space="preserve"> Flow</w:t>
        </w:r>
      </w:hyperlink>
    </w:p>
    <w:p w14:paraId="70C0FAF0" w14:textId="77777777" w:rsidR="00B807A8" w:rsidRPr="00B807A8" w:rsidRDefault="00B807A8" w:rsidP="00B807A8">
      <w:pPr>
        <w:spacing w:after="0" w:line="240" w:lineRule="auto"/>
        <w:contextualSpacing/>
        <w:rPr>
          <w:rFonts w:asciiTheme="minorBidi" w:hAnsiTheme="minorBidi"/>
          <w:sz w:val="20"/>
          <w:szCs w:val="20"/>
        </w:rPr>
      </w:pPr>
    </w:p>
    <w:sectPr w:rsidR="00B807A8" w:rsidRPr="00B807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D325A7"/>
    <w:multiLevelType w:val="multilevel"/>
    <w:tmpl w:val="7652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525516B"/>
    <w:multiLevelType w:val="multilevel"/>
    <w:tmpl w:val="5B5A1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28E5098"/>
    <w:multiLevelType w:val="multilevel"/>
    <w:tmpl w:val="2766E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E21A59"/>
    <w:multiLevelType w:val="multilevel"/>
    <w:tmpl w:val="072EB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E02066"/>
    <w:multiLevelType w:val="multilevel"/>
    <w:tmpl w:val="4F6AF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EE32E0"/>
    <w:multiLevelType w:val="multilevel"/>
    <w:tmpl w:val="DAA69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E82AA3"/>
    <w:multiLevelType w:val="multilevel"/>
    <w:tmpl w:val="E9D42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08576816">
    <w:abstractNumId w:val="3"/>
  </w:num>
  <w:num w:numId="2" w16cid:durableId="405148162">
    <w:abstractNumId w:val="0"/>
  </w:num>
  <w:num w:numId="3" w16cid:durableId="1180120756">
    <w:abstractNumId w:val="1"/>
  </w:num>
  <w:num w:numId="4" w16cid:durableId="1379746612">
    <w:abstractNumId w:val="2"/>
  </w:num>
  <w:num w:numId="5" w16cid:durableId="478111809">
    <w:abstractNumId w:val="6"/>
  </w:num>
  <w:num w:numId="6" w16cid:durableId="1819955040">
    <w:abstractNumId w:val="5"/>
  </w:num>
  <w:num w:numId="7" w16cid:durableId="62003803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07A8"/>
    <w:rsid w:val="002167AA"/>
    <w:rsid w:val="004134B6"/>
    <w:rsid w:val="007F6DFD"/>
    <w:rsid w:val="008B1267"/>
    <w:rsid w:val="00AC5901"/>
    <w:rsid w:val="00B807A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CB7E1"/>
  <w15:chartTrackingRefBased/>
  <w15:docId w15:val="{0ABDC51C-3CF8-4F6B-8CE4-285BA63B3E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807A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807A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807A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807A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807A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807A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807A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807A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807A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07A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807A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807A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807A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807A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807A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807A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807A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807A8"/>
    <w:rPr>
      <w:rFonts w:eastAsiaTheme="majorEastAsia" w:cstheme="majorBidi"/>
      <w:color w:val="272727" w:themeColor="text1" w:themeTint="D8"/>
    </w:rPr>
  </w:style>
  <w:style w:type="paragraph" w:styleId="Title">
    <w:name w:val="Title"/>
    <w:basedOn w:val="Normal"/>
    <w:next w:val="Normal"/>
    <w:link w:val="TitleChar"/>
    <w:uiPriority w:val="10"/>
    <w:qFormat/>
    <w:rsid w:val="00B807A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807A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807A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807A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807A8"/>
    <w:pPr>
      <w:spacing w:before="160"/>
      <w:jc w:val="center"/>
    </w:pPr>
    <w:rPr>
      <w:i/>
      <w:iCs/>
      <w:color w:val="404040" w:themeColor="text1" w:themeTint="BF"/>
    </w:rPr>
  </w:style>
  <w:style w:type="character" w:customStyle="1" w:styleId="QuoteChar">
    <w:name w:val="Quote Char"/>
    <w:basedOn w:val="DefaultParagraphFont"/>
    <w:link w:val="Quote"/>
    <w:uiPriority w:val="29"/>
    <w:rsid w:val="00B807A8"/>
    <w:rPr>
      <w:i/>
      <w:iCs/>
      <w:color w:val="404040" w:themeColor="text1" w:themeTint="BF"/>
    </w:rPr>
  </w:style>
  <w:style w:type="paragraph" w:styleId="ListParagraph">
    <w:name w:val="List Paragraph"/>
    <w:basedOn w:val="Normal"/>
    <w:uiPriority w:val="34"/>
    <w:qFormat/>
    <w:rsid w:val="00B807A8"/>
    <w:pPr>
      <w:ind w:left="720"/>
      <w:contextualSpacing/>
    </w:pPr>
  </w:style>
  <w:style w:type="character" w:styleId="IntenseEmphasis">
    <w:name w:val="Intense Emphasis"/>
    <w:basedOn w:val="DefaultParagraphFont"/>
    <w:uiPriority w:val="21"/>
    <w:qFormat/>
    <w:rsid w:val="00B807A8"/>
    <w:rPr>
      <w:i/>
      <w:iCs/>
      <w:color w:val="0F4761" w:themeColor="accent1" w:themeShade="BF"/>
    </w:rPr>
  </w:style>
  <w:style w:type="paragraph" w:styleId="IntenseQuote">
    <w:name w:val="Intense Quote"/>
    <w:basedOn w:val="Normal"/>
    <w:next w:val="Normal"/>
    <w:link w:val="IntenseQuoteChar"/>
    <w:uiPriority w:val="30"/>
    <w:qFormat/>
    <w:rsid w:val="00B807A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807A8"/>
    <w:rPr>
      <w:i/>
      <w:iCs/>
      <w:color w:val="0F4761" w:themeColor="accent1" w:themeShade="BF"/>
    </w:rPr>
  </w:style>
  <w:style w:type="character" w:styleId="IntenseReference">
    <w:name w:val="Intense Reference"/>
    <w:basedOn w:val="DefaultParagraphFont"/>
    <w:uiPriority w:val="32"/>
    <w:qFormat/>
    <w:rsid w:val="00B807A8"/>
    <w:rPr>
      <w:b/>
      <w:bCs/>
      <w:smallCaps/>
      <w:color w:val="0F4761" w:themeColor="accent1" w:themeShade="BF"/>
      <w:spacing w:val="5"/>
    </w:rPr>
  </w:style>
  <w:style w:type="character" w:styleId="Hyperlink">
    <w:name w:val="Hyperlink"/>
    <w:basedOn w:val="DefaultParagraphFont"/>
    <w:uiPriority w:val="99"/>
    <w:unhideWhenUsed/>
    <w:rsid w:val="00B807A8"/>
    <w:rPr>
      <w:color w:val="467886" w:themeColor="hyperlink"/>
      <w:u w:val="single"/>
    </w:rPr>
  </w:style>
  <w:style w:type="character" w:styleId="UnresolvedMention">
    <w:name w:val="Unresolved Mention"/>
    <w:basedOn w:val="DefaultParagraphFont"/>
    <w:uiPriority w:val="99"/>
    <w:semiHidden/>
    <w:unhideWhenUsed/>
    <w:rsid w:val="00B807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6283229">
      <w:bodyDiv w:val="1"/>
      <w:marLeft w:val="0"/>
      <w:marRight w:val="0"/>
      <w:marTop w:val="0"/>
      <w:marBottom w:val="0"/>
      <w:divBdr>
        <w:top w:val="none" w:sz="0" w:space="0" w:color="auto"/>
        <w:left w:val="none" w:sz="0" w:space="0" w:color="auto"/>
        <w:bottom w:val="none" w:sz="0" w:space="0" w:color="auto"/>
        <w:right w:val="none" w:sz="0" w:space="0" w:color="auto"/>
      </w:divBdr>
      <w:divsChild>
        <w:div w:id="1521123047">
          <w:marLeft w:val="0"/>
          <w:marRight w:val="0"/>
          <w:marTop w:val="0"/>
          <w:marBottom w:val="0"/>
          <w:divBdr>
            <w:top w:val="single" w:sz="2" w:space="0" w:color="E2E2E2"/>
            <w:left w:val="single" w:sz="2" w:space="23" w:color="E2E2E2"/>
            <w:bottom w:val="single" w:sz="2" w:space="0" w:color="E2E2E2"/>
            <w:right w:val="single" w:sz="2" w:space="23" w:color="E2E2E2"/>
          </w:divBdr>
          <w:divsChild>
            <w:div w:id="492524662">
              <w:marLeft w:val="0"/>
              <w:marRight w:val="0"/>
              <w:marTop w:val="0"/>
              <w:marBottom w:val="0"/>
              <w:divBdr>
                <w:top w:val="none" w:sz="0" w:space="0" w:color="auto"/>
                <w:left w:val="none" w:sz="0" w:space="0" w:color="auto"/>
                <w:bottom w:val="none" w:sz="0" w:space="0" w:color="auto"/>
                <w:right w:val="none" w:sz="0" w:space="0" w:color="auto"/>
              </w:divBdr>
              <w:divsChild>
                <w:div w:id="1885099378">
                  <w:marLeft w:val="0"/>
                  <w:marRight w:val="0"/>
                  <w:marTop w:val="0"/>
                  <w:marBottom w:val="300"/>
                  <w:divBdr>
                    <w:top w:val="none" w:sz="0" w:space="0" w:color="auto"/>
                    <w:left w:val="none" w:sz="0" w:space="0" w:color="auto"/>
                    <w:bottom w:val="none" w:sz="0" w:space="0" w:color="auto"/>
                    <w:right w:val="none" w:sz="0" w:space="0" w:color="auto"/>
                  </w:divBdr>
                  <w:divsChild>
                    <w:div w:id="939339805">
                      <w:marLeft w:val="600"/>
                      <w:marRight w:val="600"/>
                      <w:marTop w:val="0"/>
                      <w:marBottom w:val="0"/>
                      <w:divBdr>
                        <w:top w:val="single" w:sz="2" w:space="0" w:color="000000"/>
                        <w:left w:val="single" w:sz="2" w:space="0" w:color="000000"/>
                        <w:bottom w:val="single" w:sz="2" w:space="0" w:color="000000"/>
                        <w:right w:val="single" w:sz="2" w:space="0" w:color="000000"/>
                      </w:divBdr>
                      <w:divsChild>
                        <w:div w:id="284385497">
                          <w:marLeft w:val="0"/>
                          <w:marRight w:val="0"/>
                          <w:marTop w:val="150"/>
                          <w:marBottom w:val="225"/>
                          <w:divBdr>
                            <w:top w:val="none" w:sz="0" w:space="0" w:color="auto"/>
                            <w:left w:val="none" w:sz="0" w:space="0" w:color="auto"/>
                            <w:bottom w:val="single" w:sz="6" w:space="8" w:color="FFB600"/>
                            <w:right w:val="none" w:sz="0" w:space="0" w:color="auto"/>
                          </w:divBdr>
                        </w:div>
                        <w:div w:id="2927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3580205">
          <w:marLeft w:val="0"/>
          <w:marRight w:val="0"/>
          <w:marTop w:val="0"/>
          <w:marBottom w:val="0"/>
          <w:divBdr>
            <w:top w:val="single" w:sz="2" w:space="0" w:color="E2E2E2"/>
            <w:left w:val="single" w:sz="2" w:space="23" w:color="E2E2E2"/>
            <w:bottom w:val="single" w:sz="2" w:space="0" w:color="E2E2E2"/>
            <w:right w:val="single" w:sz="2" w:space="23" w:color="E2E2E2"/>
          </w:divBdr>
          <w:divsChild>
            <w:div w:id="263540456">
              <w:marLeft w:val="0"/>
              <w:marRight w:val="0"/>
              <w:marTop w:val="0"/>
              <w:marBottom w:val="0"/>
              <w:divBdr>
                <w:top w:val="none" w:sz="0" w:space="0" w:color="auto"/>
                <w:left w:val="none" w:sz="0" w:space="0" w:color="auto"/>
                <w:bottom w:val="none" w:sz="0" w:space="0" w:color="auto"/>
                <w:right w:val="none" w:sz="0" w:space="0" w:color="auto"/>
              </w:divBdr>
              <w:divsChild>
                <w:div w:id="1092506090">
                  <w:marLeft w:val="0"/>
                  <w:marRight w:val="0"/>
                  <w:marTop w:val="0"/>
                  <w:marBottom w:val="300"/>
                  <w:divBdr>
                    <w:top w:val="none" w:sz="0" w:space="0" w:color="auto"/>
                    <w:left w:val="none" w:sz="0" w:space="0" w:color="auto"/>
                    <w:bottom w:val="none" w:sz="0" w:space="0" w:color="auto"/>
                    <w:right w:val="none" w:sz="0" w:space="0" w:color="auto"/>
                  </w:divBdr>
                  <w:divsChild>
                    <w:div w:id="38559465">
                      <w:marLeft w:val="600"/>
                      <w:marRight w:val="600"/>
                      <w:marTop w:val="0"/>
                      <w:marBottom w:val="0"/>
                      <w:divBdr>
                        <w:top w:val="single" w:sz="2" w:space="0" w:color="000000"/>
                        <w:left w:val="single" w:sz="2" w:space="0" w:color="000000"/>
                        <w:bottom w:val="single" w:sz="2" w:space="0" w:color="000000"/>
                        <w:right w:val="single" w:sz="2" w:space="0" w:color="000000"/>
                      </w:divBdr>
                      <w:divsChild>
                        <w:div w:id="89784828">
                          <w:marLeft w:val="0"/>
                          <w:marRight w:val="0"/>
                          <w:marTop w:val="150"/>
                          <w:marBottom w:val="225"/>
                          <w:divBdr>
                            <w:top w:val="none" w:sz="0" w:space="0" w:color="auto"/>
                            <w:left w:val="none" w:sz="0" w:space="0" w:color="auto"/>
                            <w:bottom w:val="single" w:sz="6" w:space="8" w:color="FFB600"/>
                            <w:right w:val="none" w:sz="0" w:space="0" w:color="auto"/>
                          </w:divBdr>
                        </w:div>
                        <w:div w:id="1311136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3382426">
          <w:marLeft w:val="0"/>
          <w:marRight w:val="0"/>
          <w:marTop w:val="0"/>
          <w:marBottom w:val="0"/>
          <w:divBdr>
            <w:top w:val="single" w:sz="2" w:space="0" w:color="E2E2E2"/>
            <w:left w:val="single" w:sz="2" w:space="23" w:color="E2E2E2"/>
            <w:bottom w:val="single" w:sz="2" w:space="0" w:color="E2E2E2"/>
            <w:right w:val="single" w:sz="2" w:space="23" w:color="E2E2E2"/>
          </w:divBdr>
          <w:divsChild>
            <w:div w:id="818229341">
              <w:marLeft w:val="0"/>
              <w:marRight w:val="0"/>
              <w:marTop w:val="0"/>
              <w:marBottom w:val="0"/>
              <w:divBdr>
                <w:top w:val="none" w:sz="0" w:space="0" w:color="auto"/>
                <w:left w:val="none" w:sz="0" w:space="0" w:color="auto"/>
                <w:bottom w:val="none" w:sz="0" w:space="0" w:color="auto"/>
                <w:right w:val="none" w:sz="0" w:space="0" w:color="auto"/>
              </w:divBdr>
              <w:divsChild>
                <w:div w:id="1195732103">
                  <w:marLeft w:val="0"/>
                  <w:marRight w:val="0"/>
                  <w:marTop w:val="0"/>
                  <w:marBottom w:val="300"/>
                  <w:divBdr>
                    <w:top w:val="none" w:sz="0" w:space="0" w:color="auto"/>
                    <w:left w:val="none" w:sz="0" w:space="0" w:color="auto"/>
                    <w:bottom w:val="none" w:sz="0" w:space="0" w:color="auto"/>
                    <w:right w:val="none" w:sz="0" w:space="0" w:color="auto"/>
                  </w:divBdr>
                  <w:divsChild>
                    <w:div w:id="1025060822">
                      <w:marLeft w:val="600"/>
                      <w:marRight w:val="600"/>
                      <w:marTop w:val="0"/>
                      <w:marBottom w:val="0"/>
                      <w:divBdr>
                        <w:top w:val="single" w:sz="2" w:space="0" w:color="000000"/>
                        <w:left w:val="single" w:sz="2" w:space="0" w:color="000000"/>
                        <w:bottom w:val="single" w:sz="2" w:space="0" w:color="000000"/>
                        <w:right w:val="single" w:sz="2" w:space="0" w:color="000000"/>
                      </w:divBdr>
                      <w:divsChild>
                        <w:div w:id="2043558293">
                          <w:marLeft w:val="0"/>
                          <w:marRight w:val="0"/>
                          <w:marTop w:val="150"/>
                          <w:marBottom w:val="225"/>
                          <w:divBdr>
                            <w:top w:val="none" w:sz="0" w:space="0" w:color="auto"/>
                            <w:left w:val="none" w:sz="0" w:space="0" w:color="auto"/>
                            <w:bottom w:val="single" w:sz="6" w:space="8" w:color="FFB600"/>
                            <w:right w:val="none" w:sz="0" w:space="0" w:color="auto"/>
                          </w:divBdr>
                        </w:div>
                        <w:div w:id="855195478">
                          <w:marLeft w:val="0"/>
                          <w:marRight w:val="0"/>
                          <w:marTop w:val="0"/>
                          <w:marBottom w:val="0"/>
                          <w:divBdr>
                            <w:top w:val="none" w:sz="0" w:space="0" w:color="auto"/>
                            <w:left w:val="none" w:sz="0" w:space="0" w:color="auto"/>
                            <w:bottom w:val="none" w:sz="0" w:space="0" w:color="auto"/>
                            <w:right w:val="none" w:sz="0" w:space="0" w:color="auto"/>
                          </w:divBdr>
                        </w:div>
                        <w:div w:id="1559392355">
                          <w:marLeft w:val="0"/>
                          <w:marRight w:val="0"/>
                          <w:marTop w:val="150"/>
                          <w:marBottom w:val="225"/>
                          <w:divBdr>
                            <w:top w:val="none" w:sz="0" w:space="0" w:color="auto"/>
                            <w:left w:val="none" w:sz="0" w:space="0" w:color="auto"/>
                            <w:bottom w:val="single" w:sz="6" w:space="8" w:color="FFB600"/>
                            <w:right w:val="none" w:sz="0" w:space="0" w:color="auto"/>
                          </w:divBdr>
                        </w:div>
                        <w:div w:id="690304304">
                          <w:marLeft w:val="0"/>
                          <w:marRight w:val="0"/>
                          <w:marTop w:val="0"/>
                          <w:marBottom w:val="0"/>
                          <w:divBdr>
                            <w:top w:val="none" w:sz="0" w:space="0" w:color="auto"/>
                            <w:left w:val="none" w:sz="0" w:space="0" w:color="auto"/>
                            <w:bottom w:val="none" w:sz="0" w:space="0" w:color="auto"/>
                            <w:right w:val="none" w:sz="0" w:space="0" w:color="auto"/>
                          </w:divBdr>
                        </w:div>
                        <w:div w:id="188303576">
                          <w:marLeft w:val="0"/>
                          <w:marRight w:val="0"/>
                          <w:marTop w:val="150"/>
                          <w:marBottom w:val="225"/>
                          <w:divBdr>
                            <w:top w:val="none" w:sz="0" w:space="0" w:color="auto"/>
                            <w:left w:val="none" w:sz="0" w:space="0" w:color="auto"/>
                            <w:bottom w:val="single" w:sz="6" w:space="8" w:color="FFB600"/>
                            <w:right w:val="none" w:sz="0" w:space="0" w:color="auto"/>
                          </w:divBdr>
                        </w:div>
                        <w:div w:id="685639145">
                          <w:marLeft w:val="0"/>
                          <w:marRight w:val="0"/>
                          <w:marTop w:val="0"/>
                          <w:marBottom w:val="0"/>
                          <w:divBdr>
                            <w:top w:val="none" w:sz="0" w:space="0" w:color="auto"/>
                            <w:left w:val="none" w:sz="0" w:space="0" w:color="auto"/>
                            <w:bottom w:val="none" w:sz="0" w:space="0" w:color="auto"/>
                            <w:right w:val="none" w:sz="0" w:space="0" w:color="auto"/>
                          </w:divBdr>
                        </w:div>
                        <w:div w:id="1152982596">
                          <w:marLeft w:val="0"/>
                          <w:marRight w:val="0"/>
                          <w:marTop w:val="150"/>
                          <w:marBottom w:val="225"/>
                          <w:divBdr>
                            <w:top w:val="none" w:sz="0" w:space="0" w:color="auto"/>
                            <w:left w:val="none" w:sz="0" w:space="0" w:color="auto"/>
                            <w:bottom w:val="single" w:sz="6" w:space="8" w:color="FFB600"/>
                            <w:right w:val="none" w:sz="0" w:space="0" w:color="auto"/>
                          </w:divBdr>
                        </w:div>
                        <w:div w:id="54653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948597">
          <w:marLeft w:val="0"/>
          <w:marRight w:val="0"/>
          <w:marTop w:val="0"/>
          <w:marBottom w:val="0"/>
          <w:divBdr>
            <w:top w:val="single" w:sz="2" w:space="0" w:color="E2E2E2"/>
            <w:left w:val="single" w:sz="2" w:space="23" w:color="E2E2E2"/>
            <w:bottom w:val="single" w:sz="2" w:space="0" w:color="E2E2E2"/>
            <w:right w:val="single" w:sz="2" w:space="23" w:color="E2E2E2"/>
          </w:divBdr>
          <w:divsChild>
            <w:div w:id="177816578">
              <w:marLeft w:val="0"/>
              <w:marRight w:val="0"/>
              <w:marTop w:val="0"/>
              <w:marBottom w:val="0"/>
              <w:divBdr>
                <w:top w:val="none" w:sz="0" w:space="0" w:color="auto"/>
                <w:left w:val="none" w:sz="0" w:space="0" w:color="auto"/>
                <w:bottom w:val="none" w:sz="0" w:space="0" w:color="auto"/>
                <w:right w:val="none" w:sz="0" w:space="0" w:color="auto"/>
              </w:divBdr>
              <w:divsChild>
                <w:div w:id="691339641">
                  <w:marLeft w:val="0"/>
                  <w:marRight w:val="0"/>
                  <w:marTop w:val="0"/>
                  <w:marBottom w:val="300"/>
                  <w:divBdr>
                    <w:top w:val="none" w:sz="0" w:space="0" w:color="auto"/>
                    <w:left w:val="none" w:sz="0" w:space="0" w:color="auto"/>
                    <w:bottom w:val="none" w:sz="0" w:space="0" w:color="auto"/>
                    <w:right w:val="none" w:sz="0" w:space="0" w:color="auto"/>
                  </w:divBdr>
                  <w:divsChild>
                    <w:div w:id="176428888">
                      <w:marLeft w:val="600"/>
                      <w:marRight w:val="600"/>
                      <w:marTop w:val="0"/>
                      <w:marBottom w:val="0"/>
                      <w:divBdr>
                        <w:top w:val="single" w:sz="2" w:space="0" w:color="000000"/>
                        <w:left w:val="single" w:sz="2" w:space="0" w:color="000000"/>
                        <w:bottom w:val="single" w:sz="2" w:space="0" w:color="000000"/>
                        <w:right w:val="single" w:sz="2" w:space="0" w:color="000000"/>
                      </w:divBdr>
                      <w:divsChild>
                        <w:div w:id="1069228152">
                          <w:marLeft w:val="0"/>
                          <w:marRight w:val="0"/>
                          <w:marTop w:val="150"/>
                          <w:marBottom w:val="225"/>
                          <w:divBdr>
                            <w:top w:val="none" w:sz="0" w:space="0" w:color="auto"/>
                            <w:left w:val="none" w:sz="0" w:space="0" w:color="auto"/>
                            <w:bottom w:val="single" w:sz="6" w:space="8" w:color="FFB600"/>
                            <w:right w:val="none" w:sz="0" w:space="0" w:color="auto"/>
                          </w:divBdr>
                        </w:div>
                        <w:div w:id="808401510">
                          <w:marLeft w:val="0"/>
                          <w:marRight w:val="0"/>
                          <w:marTop w:val="0"/>
                          <w:marBottom w:val="0"/>
                          <w:divBdr>
                            <w:top w:val="none" w:sz="0" w:space="0" w:color="auto"/>
                            <w:left w:val="none" w:sz="0" w:space="0" w:color="auto"/>
                            <w:bottom w:val="none" w:sz="0" w:space="0" w:color="auto"/>
                            <w:right w:val="none" w:sz="0" w:space="0" w:color="auto"/>
                          </w:divBdr>
                        </w:div>
                        <w:div w:id="92819555">
                          <w:marLeft w:val="0"/>
                          <w:marRight w:val="0"/>
                          <w:marTop w:val="150"/>
                          <w:marBottom w:val="225"/>
                          <w:divBdr>
                            <w:top w:val="none" w:sz="0" w:space="0" w:color="auto"/>
                            <w:left w:val="none" w:sz="0" w:space="0" w:color="auto"/>
                            <w:bottom w:val="single" w:sz="6" w:space="8" w:color="FFB600"/>
                            <w:right w:val="none" w:sz="0" w:space="0" w:color="auto"/>
                          </w:divBdr>
                        </w:div>
                        <w:div w:id="2100446927">
                          <w:marLeft w:val="0"/>
                          <w:marRight w:val="0"/>
                          <w:marTop w:val="0"/>
                          <w:marBottom w:val="0"/>
                          <w:divBdr>
                            <w:top w:val="none" w:sz="0" w:space="0" w:color="auto"/>
                            <w:left w:val="none" w:sz="0" w:space="0" w:color="auto"/>
                            <w:bottom w:val="none" w:sz="0" w:space="0" w:color="auto"/>
                            <w:right w:val="none" w:sz="0" w:space="0" w:color="auto"/>
                          </w:divBdr>
                        </w:div>
                        <w:div w:id="30040504">
                          <w:marLeft w:val="0"/>
                          <w:marRight w:val="0"/>
                          <w:marTop w:val="150"/>
                          <w:marBottom w:val="225"/>
                          <w:divBdr>
                            <w:top w:val="none" w:sz="0" w:space="0" w:color="auto"/>
                            <w:left w:val="none" w:sz="0" w:space="0" w:color="auto"/>
                            <w:bottom w:val="single" w:sz="6" w:space="8" w:color="FFB600"/>
                            <w:right w:val="none" w:sz="0" w:space="0" w:color="auto"/>
                          </w:divBdr>
                        </w:div>
                        <w:div w:id="74984532">
                          <w:marLeft w:val="0"/>
                          <w:marRight w:val="0"/>
                          <w:marTop w:val="0"/>
                          <w:marBottom w:val="0"/>
                          <w:divBdr>
                            <w:top w:val="none" w:sz="0" w:space="0" w:color="auto"/>
                            <w:left w:val="none" w:sz="0" w:space="0" w:color="auto"/>
                            <w:bottom w:val="none" w:sz="0" w:space="0" w:color="auto"/>
                            <w:right w:val="none" w:sz="0" w:space="0" w:color="auto"/>
                          </w:divBdr>
                        </w:div>
                        <w:div w:id="722632326">
                          <w:marLeft w:val="0"/>
                          <w:marRight w:val="0"/>
                          <w:marTop w:val="150"/>
                          <w:marBottom w:val="225"/>
                          <w:divBdr>
                            <w:top w:val="none" w:sz="0" w:space="0" w:color="auto"/>
                            <w:left w:val="none" w:sz="0" w:space="0" w:color="auto"/>
                            <w:bottom w:val="single" w:sz="6" w:space="8" w:color="FFB600"/>
                            <w:right w:val="none" w:sz="0" w:space="0" w:color="auto"/>
                          </w:divBdr>
                        </w:div>
                        <w:div w:id="1798910694">
                          <w:marLeft w:val="0"/>
                          <w:marRight w:val="0"/>
                          <w:marTop w:val="0"/>
                          <w:marBottom w:val="0"/>
                          <w:divBdr>
                            <w:top w:val="none" w:sz="0" w:space="0" w:color="auto"/>
                            <w:left w:val="none" w:sz="0" w:space="0" w:color="auto"/>
                            <w:bottom w:val="none" w:sz="0" w:space="0" w:color="auto"/>
                            <w:right w:val="none" w:sz="0" w:space="0" w:color="auto"/>
                          </w:divBdr>
                          <w:divsChild>
                            <w:div w:id="1400591888">
                              <w:blockQuote w:val="1"/>
                              <w:marLeft w:val="720"/>
                              <w:marRight w:val="720"/>
                              <w:marTop w:val="480"/>
                              <w:marBottom w:val="480"/>
                              <w:divBdr>
                                <w:top w:val="none" w:sz="0" w:space="11" w:color="FFB600"/>
                                <w:left w:val="single" w:sz="24" w:space="11" w:color="FFB600"/>
                                <w:bottom w:val="none" w:sz="0" w:space="11" w:color="FFB600"/>
                                <w:right w:val="none" w:sz="0" w:space="11" w:color="FFB600"/>
                              </w:divBdr>
                              <w:divsChild>
                                <w:div w:id="1340423117">
                                  <w:marLeft w:val="0"/>
                                  <w:marRight w:val="0"/>
                                  <w:marTop w:val="0"/>
                                  <w:marBottom w:val="0"/>
                                  <w:divBdr>
                                    <w:top w:val="single" w:sz="6" w:space="0" w:color="E2E2E2"/>
                                    <w:left w:val="single" w:sz="6" w:space="0" w:color="E2E2E2"/>
                                    <w:bottom w:val="single" w:sz="6" w:space="0" w:color="E2E2E2"/>
                                    <w:right w:val="single" w:sz="6" w:space="0" w:color="E2E2E2"/>
                                  </w:divBdr>
                                  <w:divsChild>
                                    <w:div w:id="1699817407">
                                      <w:marLeft w:val="0"/>
                                      <w:marRight w:val="-450"/>
                                      <w:marTop w:val="0"/>
                                      <w:marBottom w:val="0"/>
                                      <w:divBdr>
                                        <w:top w:val="none" w:sz="0" w:space="0" w:color="auto"/>
                                        <w:left w:val="none" w:sz="0" w:space="0" w:color="auto"/>
                                        <w:bottom w:val="none" w:sz="0" w:space="0" w:color="auto"/>
                                        <w:right w:val="none" w:sz="0" w:space="0" w:color="auto"/>
                                      </w:divBdr>
                                      <w:divsChild>
                                        <w:div w:id="1418793628">
                                          <w:marLeft w:val="435"/>
                                          <w:marRight w:val="0"/>
                                          <w:marTop w:val="0"/>
                                          <w:marBottom w:val="0"/>
                                          <w:divBdr>
                                            <w:top w:val="none" w:sz="0" w:space="0" w:color="auto"/>
                                            <w:left w:val="none" w:sz="0" w:space="0" w:color="auto"/>
                                            <w:bottom w:val="none" w:sz="0" w:space="0" w:color="auto"/>
                                            <w:right w:val="none" w:sz="0" w:space="0" w:color="auto"/>
                                          </w:divBdr>
                                          <w:divsChild>
                                            <w:div w:id="1496187449">
                                              <w:marLeft w:val="0"/>
                                              <w:marRight w:val="0"/>
                                              <w:marTop w:val="0"/>
                                              <w:marBottom w:val="0"/>
                                              <w:divBdr>
                                                <w:top w:val="none" w:sz="0" w:space="0" w:color="auto"/>
                                                <w:left w:val="none" w:sz="0" w:space="0" w:color="auto"/>
                                                <w:bottom w:val="none" w:sz="0" w:space="0" w:color="auto"/>
                                                <w:right w:val="none" w:sz="0" w:space="0" w:color="auto"/>
                                              </w:divBdr>
                                              <w:divsChild>
                                                <w:div w:id="668219001">
                                                  <w:marLeft w:val="0"/>
                                                  <w:marRight w:val="0"/>
                                                  <w:marTop w:val="0"/>
                                                  <w:marBottom w:val="0"/>
                                                  <w:divBdr>
                                                    <w:top w:val="none" w:sz="0" w:space="0" w:color="auto"/>
                                                    <w:left w:val="none" w:sz="0" w:space="0" w:color="auto"/>
                                                    <w:bottom w:val="none" w:sz="0" w:space="0" w:color="auto"/>
                                                    <w:right w:val="none" w:sz="0" w:space="0" w:color="auto"/>
                                                  </w:divBdr>
                                                  <w:divsChild>
                                                    <w:div w:id="1087117098">
                                                      <w:marLeft w:val="0"/>
                                                      <w:marRight w:val="0"/>
                                                      <w:marTop w:val="0"/>
                                                      <w:marBottom w:val="0"/>
                                                      <w:divBdr>
                                                        <w:top w:val="none" w:sz="0" w:space="0" w:color="auto"/>
                                                        <w:left w:val="none" w:sz="0" w:space="0" w:color="auto"/>
                                                        <w:bottom w:val="none" w:sz="0" w:space="0" w:color="auto"/>
                                                        <w:right w:val="none" w:sz="0" w:space="0" w:color="auto"/>
                                                      </w:divBdr>
                                                      <w:divsChild>
                                                        <w:div w:id="1733039861">
                                                          <w:marLeft w:val="0"/>
                                                          <w:marRight w:val="0"/>
                                                          <w:marTop w:val="0"/>
                                                          <w:marBottom w:val="0"/>
                                                          <w:divBdr>
                                                            <w:top w:val="none" w:sz="0" w:space="0" w:color="auto"/>
                                                            <w:left w:val="none" w:sz="0" w:space="0" w:color="auto"/>
                                                            <w:bottom w:val="none" w:sz="0" w:space="0" w:color="auto"/>
                                                            <w:right w:val="none" w:sz="0" w:space="0" w:color="auto"/>
                                                          </w:divBdr>
                                                          <w:divsChild>
                                                            <w:div w:id="773281415">
                                                              <w:marLeft w:val="0"/>
                                                              <w:marRight w:val="0"/>
                                                              <w:marTop w:val="0"/>
                                                              <w:marBottom w:val="0"/>
                                                              <w:divBdr>
                                                                <w:top w:val="none" w:sz="0" w:space="0" w:color="auto"/>
                                                                <w:left w:val="none" w:sz="0" w:space="0" w:color="auto"/>
                                                                <w:bottom w:val="none" w:sz="0" w:space="0" w:color="auto"/>
                                                                <w:right w:val="none" w:sz="0" w:space="0" w:color="auto"/>
                                                              </w:divBdr>
                                                              <w:divsChild>
                                                                <w:div w:id="426770767">
                                                                  <w:marLeft w:val="0"/>
                                                                  <w:marRight w:val="0"/>
                                                                  <w:marTop w:val="0"/>
                                                                  <w:marBottom w:val="0"/>
                                                                  <w:divBdr>
                                                                    <w:top w:val="none" w:sz="0" w:space="0" w:color="auto"/>
                                                                    <w:left w:val="none" w:sz="0" w:space="0" w:color="auto"/>
                                                                    <w:bottom w:val="none" w:sz="0" w:space="0" w:color="auto"/>
                                                                    <w:right w:val="none" w:sz="0" w:space="0" w:color="auto"/>
                                                                  </w:divBdr>
                                                                </w:div>
                                                              </w:divsChild>
                                                            </w:div>
                                                            <w:div w:id="953831407">
                                                              <w:marLeft w:val="0"/>
                                                              <w:marRight w:val="0"/>
                                                              <w:marTop w:val="0"/>
                                                              <w:marBottom w:val="0"/>
                                                              <w:divBdr>
                                                                <w:top w:val="none" w:sz="0" w:space="0" w:color="auto"/>
                                                                <w:left w:val="none" w:sz="0" w:space="0" w:color="auto"/>
                                                                <w:bottom w:val="none" w:sz="0" w:space="0" w:color="auto"/>
                                                                <w:right w:val="none" w:sz="0" w:space="0" w:color="auto"/>
                                                              </w:divBdr>
                                                              <w:divsChild>
                                                                <w:div w:id="771124753">
                                                                  <w:marLeft w:val="0"/>
                                                                  <w:marRight w:val="0"/>
                                                                  <w:marTop w:val="0"/>
                                                                  <w:marBottom w:val="0"/>
                                                                  <w:divBdr>
                                                                    <w:top w:val="none" w:sz="0" w:space="0" w:color="auto"/>
                                                                    <w:left w:val="none" w:sz="0" w:space="0" w:color="auto"/>
                                                                    <w:bottom w:val="none" w:sz="0" w:space="0" w:color="auto"/>
                                                                    <w:right w:val="none" w:sz="0" w:space="0" w:color="auto"/>
                                                                  </w:divBdr>
                                                                </w:div>
                                                              </w:divsChild>
                                                            </w:div>
                                                            <w:div w:id="1108965838">
                                                              <w:marLeft w:val="0"/>
                                                              <w:marRight w:val="0"/>
                                                              <w:marTop w:val="0"/>
                                                              <w:marBottom w:val="0"/>
                                                              <w:divBdr>
                                                                <w:top w:val="none" w:sz="0" w:space="0" w:color="auto"/>
                                                                <w:left w:val="none" w:sz="0" w:space="0" w:color="auto"/>
                                                                <w:bottom w:val="none" w:sz="0" w:space="0" w:color="auto"/>
                                                                <w:right w:val="none" w:sz="0" w:space="0" w:color="auto"/>
                                                              </w:divBdr>
                                                              <w:divsChild>
                                                                <w:div w:id="285548021">
                                                                  <w:marLeft w:val="0"/>
                                                                  <w:marRight w:val="0"/>
                                                                  <w:marTop w:val="0"/>
                                                                  <w:marBottom w:val="0"/>
                                                                  <w:divBdr>
                                                                    <w:top w:val="none" w:sz="0" w:space="0" w:color="auto"/>
                                                                    <w:left w:val="none" w:sz="0" w:space="0" w:color="auto"/>
                                                                    <w:bottom w:val="none" w:sz="0" w:space="0" w:color="auto"/>
                                                                    <w:right w:val="none" w:sz="0" w:space="0" w:color="auto"/>
                                                                  </w:divBdr>
                                                                </w:div>
                                                              </w:divsChild>
                                                            </w:div>
                                                            <w:div w:id="1520512744">
                                                              <w:marLeft w:val="0"/>
                                                              <w:marRight w:val="0"/>
                                                              <w:marTop w:val="0"/>
                                                              <w:marBottom w:val="0"/>
                                                              <w:divBdr>
                                                                <w:top w:val="none" w:sz="0" w:space="0" w:color="auto"/>
                                                                <w:left w:val="none" w:sz="0" w:space="0" w:color="auto"/>
                                                                <w:bottom w:val="none" w:sz="0" w:space="0" w:color="auto"/>
                                                                <w:right w:val="none" w:sz="0" w:space="0" w:color="auto"/>
                                                              </w:divBdr>
                                                              <w:divsChild>
                                                                <w:div w:id="148596148">
                                                                  <w:marLeft w:val="0"/>
                                                                  <w:marRight w:val="0"/>
                                                                  <w:marTop w:val="0"/>
                                                                  <w:marBottom w:val="0"/>
                                                                  <w:divBdr>
                                                                    <w:top w:val="none" w:sz="0" w:space="0" w:color="auto"/>
                                                                    <w:left w:val="none" w:sz="0" w:space="0" w:color="auto"/>
                                                                    <w:bottom w:val="none" w:sz="0" w:space="0" w:color="auto"/>
                                                                    <w:right w:val="none" w:sz="0" w:space="0" w:color="auto"/>
                                                                  </w:divBdr>
                                                                </w:div>
                                                              </w:divsChild>
                                                            </w:div>
                                                            <w:div w:id="1780638307">
                                                              <w:marLeft w:val="0"/>
                                                              <w:marRight w:val="0"/>
                                                              <w:marTop w:val="0"/>
                                                              <w:marBottom w:val="0"/>
                                                              <w:divBdr>
                                                                <w:top w:val="none" w:sz="0" w:space="0" w:color="auto"/>
                                                                <w:left w:val="none" w:sz="0" w:space="0" w:color="auto"/>
                                                                <w:bottom w:val="none" w:sz="0" w:space="0" w:color="auto"/>
                                                                <w:right w:val="none" w:sz="0" w:space="0" w:color="auto"/>
                                                              </w:divBdr>
                                                              <w:divsChild>
                                                                <w:div w:id="35084193">
                                                                  <w:marLeft w:val="0"/>
                                                                  <w:marRight w:val="0"/>
                                                                  <w:marTop w:val="0"/>
                                                                  <w:marBottom w:val="0"/>
                                                                  <w:divBdr>
                                                                    <w:top w:val="none" w:sz="0" w:space="0" w:color="auto"/>
                                                                    <w:left w:val="none" w:sz="0" w:space="0" w:color="auto"/>
                                                                    <w:bottom w:val="none" w:sz="0" w:space="0" w:color="auto"/>
                                                                    <w:right w:val="none" w:sz="0" w:space="0" w:color="auto"/>
                                                                  </w:divBdr>
                                                                </w:div>
                                                              </w:divsChild>
                                                            </w:div>
                                                            <w:div w:id="10497577">
                                                              <w:marLeft w:val="0"/>
                                                              <w:marRight w:val="0"/>
                                                              <w:marTop w:val="0"/>
                                                              <w:marBottom w:val="0"/>
                                                              <w:divBdr>
                                                                <w:top w:val="none" w:sz="0" w:space="0" w:color="auto"/>
                                                                <w:left w:val="none" w:sz="0" w:space="0" w:color="auto"/>
                                                                <w:bottom w:val="none" w:sz="0" w:space="0" w:color="auto"/>
                                                                <w:right w:val="none" w:sz="0" w:space="0" w:color="auto"/>
                                                              </w:divBdr>
                                                              <w:divsChild>
                                                                <w:div w:id="320814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7681729">
                              <w:marLeft w:val="0"/>
                              <w:marRight w:val="0"/>
                              <w:marTop w:val="0"/>
                              <w:marBottom w:val="0"/>
                              <w:divBdr>
                                <w:top w:val="none" w:sz="0" w:space="0" w:color="auto"/>
                                <w:left w:val="none" w:sz="0" w:space="0" w:color="auto"/>
                                <w:bottom w:val="none" w:sz="0" w:space="0" w:color="auto"/>
                                <w:right w:val="none" w:sz="0" w:space="0" w:color="auto"/>
                              </w:divBdr>
                            </w:div>
                          </w:divsChild>
                        </w:div>
                        <w:div w:id="857431101">
                          <w:marLeft w:val="0"/>
                          <w:marRight w:val="0"/>
                          <w:marTop w:val="150"/>
                          <w:marBottom w:val="225"/>
                          <w:divBdr>
                            <w:top w:val="none" w:sz="0" w:space="0" w:color="auto"/>
                            <w:left w:val="none" w:sz="0" w:space="0" w:color="auto"/>
                            <w:bottom w:val="single" w:sz="6" w:space="8" w:color="FFB600"/>
                            <w:right w:val="none" w:sz="0" w:space="0" w:color="auto"/>
                          </w:divBdr>
                        </w:div>
                        <w:div w:id="1141190809">
                          <w:marLeft w:val="0"/>
                          <w:marRight w:val="0"/>
                          <w:marTop w:val="0"/>
                          <w:marBottom w:val="0"/>
                          <w:divBdr>
                            <w:top w:val="none" w:sz="0" w:space="0" w:color="auto"/>
                            <w:left w:val="none" w:sz="0" w:space="0" w:color="auto"/>
                            <w:bottom w:val="none" w:sz="0" w:space="0" w:color="auto"/>
                            <w:right w:val="none" w:sz="0" w:space="0" w:color="auto"/>
                          </w:divBdr>
                        </w:div>
                        <w:div w:id="1733653674">
                          <w:marLeft w:val="0"/>
                          <w:marRight w:val="0"/>
                          <w:marTop w:val="150"/>
                          <w:marBottom w:val="225"/>
                          <w:divBdr>
                            <w:top w:val="none" w:sz="0" w:space="0" w:color="auto"/>
                            <w:left w:val="none" w:sz="0" w:space="0" w:color="auto"/>
                            <w:bottom w:val="single" w:sz="6" w:space="8" w:color="FFB600"/>
                            <w:right w:val="none" w:sz="0" w:space="0" w:color="auto"/>
                          </w:divBdr>
                        </w:div>
                        <w:div w:id="1473331297">
                          <w:marLeft w:val="0"/>
                          <w:marRight w:val="0"/>
                          <w:marTop w:val="0"/>
                          <w:marBottom w:val="0"/>
                          <w:divBdr>
                            <w:top w:val="none" w:sz="0" w:space="0" w:color="auto"/>
                            <w:left w:val="none" w:sz="0" w:space="0" w:color="auto"/>
                            <w:bottom w:val="none" w:sz="0" w:space="0" w:color="auto"/>
                            <w:right w:val="none" w:sz="0" w:space="0" w:color="auto"/>
                          </w:divBdr>
                        </w:div>
                        <w:div w:id="1601913778">
                          <w:marLeft w:val="0"/>
                          <w:marRight w:val="0"/>
                          <w:marTop w:val="150"/>
                          <w:marBottom w:val="225"/>
                          <w:divBdr>
                            <w:top w:val="none" w:sz="0" w:space="0" w:color="auto"/>
                            <w:left w:val="none" w:sz="0" w:space="0" w:color="auto"/>
                            <w:bottom w:val="single" w:sz="6" w:space="8" w:color="FFB600"/>
                            <w:right w:val="none" w:sz="0" w:space="0" w:color="auto"/>
                          </w:divBdr>
                        </w:div>
                        <w:div w:id="3321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0824076">
          <w:marLeft w:val="0"/>
          <w:marRight w:val="0"/>
          <w:marTop w:val="0"/>
          <w:marBottom w:val="0"/>
          <w:divBdr>
            <w:top w:val="single" w:sz="2" w:space="0" w:color="E2E2E2"/>
            <w:left w:val="single" w:sz="2" w:space="23" w:color="E2E2E2"/>
            <w:bottom w:val="single" w:sz="2" w:space="0" w:color="E2E2E2"/>
            <w:right w:val="single" w:sz="2" w:space="23" w:color="E2E2E2"/>
          </w:divBdr>
          <w:divsChild>
            <w:div w:id="1350795247">
              <w:marLeft w:val="0"/>
              <w:marRight w:val="0"/>
              <w:marTop w:val="0"/>
              <w:marBottom w:val="0"/>
              <w:divBdr>
                <w:top w:val="none" w:sz="0" w:space="0" w:color="auto"/>
                <w:left w:val="none" w:sz="0" w:space="0" w:color="auto"/>
                <w:bottom w:val="none" w:sz="0" w:space="0" w:color="auto"/>
                <w:right w:val="none" w:sz="0" w:space="0" w:color="auto"/>
              </w:divBdr>
              <w:divsChild>
                <w:div w:id="249238688">
                  <w:marLeft w:val="0"/>
                  <w:marRight w:val="0"/>
                  <w:marTop w:val="0"/>
                  <w:marBottom w:val="300"/>
                  <w:divBdr>
                    <w:top w:val="none" w:sz="0" w:space="0" w:color="auto"/>
                    <w:left w:val="none" w:sz="0" w:space="0" w:color="auto"/>
                    <w:bottom w:val="none" w:sz="0" w:space="0" w:color="auto"/>
                    <w:right w:val="none" w:sz="0" w:space="0" w:color="auto"/>
                  </w:divBdr>
                  <w:divsChild>
                    <w:div w:id="496767151">
                      <w:marLeft w:val="600"/>
                      <w:marRight w:val="600"/>
                      <w:marTop w:val="0"/>
                      <w:marBottom w:val="0"/>
                      <w:divBdr>
                        <w:top w:val="single" w:sz="2" w:space="0" w:color="000000"/>
                        <w:left w:val="single" w:sz="2" w:space="0" w:color="000000"/>
                        <w:bottom w:val="single" w:sz="2" w:space="0" w:color="000000"/>
                        <w:right w:val="single" w:sz="2" w:space="0" w:color="000000"/>
                      </w:divBdr>
                      <w:divsChild>
                        <w:div w:id="752431616">
                          <w:marLeft w:val="0"/>
                          <w:marRight w:val="0"/>
                          <w:marTop w:val="150"/>
                          <w:marBottom w:val="225"/>
                          <w:divBdr>
                            <w:top w:val="none" w:sz="0" w:space="0" w:color="auto"/>
                            <w:left w:val="none" w:sz="0" w:space="0" w:color="auto"/>
                            <w:bottom w:val="single" w:sz="6" w:space="8" w:color="FFB600"/>
                            <w:right w:val="none" w:sz="0" w:space="0" w:color="auto"/>
                          </w:divBdr>
                        </w:div>
                        <w:div w:id="143746004">
                          <w:marLeft w:val="0"/>
                          <w:marRight w:val="0"/>
                          <w:marTop w:val="0"/>
                          <w:marBottom w:val="0"/>
                          <w:divBdr>
                            <w:top w:val="none" w:sz="0" w:space="0" w:color="auto"/>
                            <w:left w:val="none" w:sz="0" w:space="0" w:color="auto"/>
                            <w:bottom w:val="none" w:sz="0" w:space="0" w:color="auto"/>
                            <w:right w:val="none" w:sz="0" w:space="0" w:color="auto"/>
                          </w:divBdr>
                        </w:div>
                        <w:div w:id="1824391462">
                          <w:marLeft w:val="0"/>
                          <w:marRight w:val="0"/>
                          <w:marTop w:val="150"/>
                          <w:marBottom w:val="225"/>
                          <w:divBdr>
                            <w:top w:val="none" w:sz="0" w:space="0" w:color="auto"/>
                            <w:left w:val="none" w:sz="0" w:space="0" w:color="auto"/>
                            <w:bottom w:val="single" w:sz="6" w:space="8" w:color="FFB600"/>
                            <w:right w:val="none" w:sz="0" w:space="0" w:color="auto"/>
                          </w:divBdr>
                        </w:div>
                        <w:div w:id="368842181">
                          <w:marLeft w:val="0"/>
                          <w:marRight w:val="0"/>
                          <w:marTop w:val="0"/>
                          <w:marBottom w:val="0"/>
                          <w:divBdr>
                            <w:top w:val="none" w:sz="0" w:space="0" w:color="auto"/>
                            <w:left w:val="none" w:sz="0" w:space="0" w:color="auto"/>
                            <w:bottom w:val="none" w:sz="0" w:space="0" w:color="auto"/>
                            <w:right w:val="none" w:sz="0" w:space="0" w:color="auto"/>
                          </w:divBdr>
                        </w:div>
                        <w:div w:id="1103109023">
                          <w:marLeft w:val="0"/>
                          <w:marRight w:val="0"/>
                          <w:marTop w:val="150"/>
                          <w:marBottom w:val="225"/>
                          <w:divBdr>
                            <w:top w:val="none" w:sz="0" w:space="0" w:color="auto"/>
                            <w:left w:val="none" w:sz="0" w:space="0" w:color="auto"/>
                            <w:bottom w:val="single" w:sz="6" w:space="8" w:color="FFB600"/>
                            <w:right w:val="none" w:sz="0" w:space="0" w:color="auto"/>
                          </w:divBdr>
                        </w:div>
                        <w:div w:id="972564769">
                          <w:marLeft w:val="0"/>
                          <w:marRight w:val="0"/>
                          <w:marTop w:val="0"/>
                          <w:marBottom w:val="0"/>
                          <w:divBdr>
                            <w:top w:val="none" w:sz="0" w:space="0" w:color="auto"/>
                            <w:left w:val="none" w:sz="0" w:space="0" w:color="auto"/>
                            <w:bottom w:val="none" w:sz="0" w:space="0" w:color="auto"/>
                            <w:right w:val="none" w:sz="0" w:space="0" w:color="auto"/>
                          </w:divBdr>
                        </w:div>
                        <w:div w:id="1915358497">
                          <w:marLeft w:val="0"/>
                          <w:marRight w:val="0"/>
                          <w:marTop w:val="150"/>
                          <w:marBottom w:val="225"/>
                          <w:divBdr>
                            <w:top w:val="none" w:sz="0" w:space="0" w:color="auto"/>
                            <w:left w:val="none" w:sz="0" w:space="0" w:color="auto"/>
                            <w:bottom w:val="single" w:sz="6" w:space="8" w:color="FFB600"/>
                            <w:right w:val="none" w:sz="0" w:space="0" w:color="auto"/>
                          </w:divBdr>
                        </w:div>
                        <w:div w:id="1853716272">
                          <w:marLeft w:val="0"/>
                          <w:marRight w:val="0"/>
                          <w:marTop w:val="0"/>
                          <w:marBottom w:val="0"/>
                          <w:divBdr>
                            <w:top w:val="none" w:sz="0" w:space="0" w:color="auto"/>
                            <w:left w:val="none" w:sz="0" w:space="0" w:color="auto"/>
                            <w:bottom w:val="none" w:sz="0" w:space="0" w:color="auto"/>
                            <w:right w:val="none" w:sz="0" w:space="0" w:color="auto"/>
                          </w:divBdr>
                        </w:div>
                        <w:div w:id="442238101">
                          <w:marLeft w:val="0"/>
                          <w:marRight w:val="0"/>
                          <w:marTop w:val="150"/>
                          <w:marBottom w:val="225"/>
                          <w:divBdr>
                            <w:top w:val="none" w:sz="0" w:space="0" w:color="auto"/>
                            <w:left w:val="none" w:sz="0" w:space="0" w:color="auto"/>
                            <w:bottom w:val="single" w:sz="6" w:space="8" w:color="FFB600"/>
                            <w:right w:val="none" w:sz="0" w:space="0" w:color="auto"/>
                          </w:divBdr>
                        </w:div>
                        <w:div w:id="1506437791">
                          <w:marLeft w:val="0"/>
                          <w:marRight w:val="0"/>
                          <w:marTop w:val="0"/>
                          <w:marBottom w:val="0"/>
                          <w:divBdr>
                            <w:top w:val="none" w:sz="0" w:space="0" w:color="auto"/>
                            <w:left w:val="none" w:sz="0" w:space="0" w:color="auto"/>
                            <w:bottom w:val="none" w:sz="0" w:space="0" w:color="auto"/>
                            <w:right w:val="none" w:sz="0" w:space="0" w:color="auto"/>
                          </w:divBdr>
                        </w:div>
                        <w:div w:id="1981223101">
                          <w:marLeft w:val="0"/>
                          <w:marRight w:val="0"/>
                          <w:marTop w:val="150"/>
                          <w:marBottom w:val="225"/>
                          <w:divBdr>
                            <w:top w:val="none" w:sz="0" w:space="0" w:color="auto"/>
                            <w:left w:val="none" w:sz="0" w:space="0" w:color="auto"/>
                            <w:bottom w:val="single" w:sz="6" w:space="8" w:color="FFB600"/>
                            <w:right w:val="none" w:sz="0" w:space="0" w:color="auto"/>
                          </w:divBdr>
                        </w:div>
                        <w:div w:id="706219784">
                          <w:marLeft w:val="0"/>
                          <w:marRight w:val="0"/>
                          <w:marTop w:val="0"/>
                          <w:marBottom w:val="0"/>
                          <w:divBdr>
                            <w:top w:val="none" w:sz="0" w:space="0" w:color="auto"/>
                            <w:left w:val="none" w:sz="0" w:space="0" w:color="auto"/>
                            <w:bottom w:val="none" w:sz="0" w:space="0" w:color="auto"/>
                            <w:right w:val="none" w:sz="0" w:space="0" w:color="auto"/>
                          </w:divBdr>
                        </w:div>
                        <w:div w:id="719599266">
                          <w:marLeft w:val="0"/>
                          <w:marRight w:val="0"/>
                          <w:marTop w:val="150"/>
                          <w:marBottom w:val="225"/>
                          <w:divBdr>
                            <w:top w:val="none" w:sz="0" w:space="0" w:color="auto"/>
                            <w:left w:val="none" w:sz="0" w:space="0" w:color="auto"/>
                            <w:bottom w:val="single" w:sz="6" w:space="8" w:color="FFB600"/>
                            <w:right w:val="none" w:sz="0" w:space="0" w:color="auto"/>
                          </w:divBdr>
                        </w:div>
                        <w:div w:id="26018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2158033">
          <w:marLeft w:val="0"/>
          <w:marRight w:val="0"/>
          <w:marTop w:val="0"/>
          <w:marBottom w:val="0"/>
          <w:divBdr>
            <w:top w:val="single" w:sz="2" w:space="0" w:color="E2E2E2"/>
            <w:left w:val="single" w:sz="2" w:space="23" w:color="E2E2E2"/>
            <w:bottom w:val="single" w:sz="2" w:space="0" w:color="E2E2E2"/>
            <w:right w:val="single" w:sz="2" w:space="23" w:color="E2E2E2"/>
          </w:divBdr>
          <w:divsChild>
            <w:div w:id="1972393479">
              <w:marLeft w:val="0"/>
              <w:marRight w:val="0"/>
              <w:marTop w:val="0"/>
              <w:marBottom w:val="0"/>
              <w:divBdr>
                <w:top w:val="none" w:sz="0" w:space="0" w:color="auto"/>
                <w:left w:val="none" w:sz="0" w:space="0" w:color="auto"/>
                <w:bottom w:val="none" w:sz="0" w:space="0" w:color="auto"/>
                <w:right w:val="none" w:sz="0" w:space="0" w:color="auto"/>
              </w:divBdr>
              <w:divsChild>
                <w:div w:id="927884395">
                  <w:marLeft w:val="0"/>
                  <w:marRight w:val="0"/>
                  <w:marTop w:val="0"/>
                  <w:marBottom w:val="300"/>
                  <w:divBdr>
                    <w:top w:val="none" w:sz="0" w:space="0" w:color="auto"/>
                    <w:left w:val="none" w:sz="0" w:space="0" w:color="auto"/>
                    <w:bottom w:val="none" w:sz="0" w:space="0" w:color="auto"/>
                    <w:right w:val="none" w:sz="0" w:space="0" w:color="auto"/>
                  </w:divBdr>
                  <w:divsChild>
                    <w:div w:id="2134901334">
                      <w:marLeft w:val="600"/>
                      <w:marRight w:val="600"/>
                      <w:marTop w:val="0"/>
                      <w:marBottom w:val="0"/>
                      <w:divBdr>
                        <w:top w:val="single" w:sz="2" w:space="0" w:color="000000"/>
                        <w:left w:val="single" w:sz="2" w:space="0" w:color="000000"/>
                        <w:bottom w:val="single" w:sz="2" w:space="0" w:color="000000"/>
                        <w:right w:val="single" w:sz="2" w:space="0" w:color="000000"/>
                      </w:divBdr>
                      <w:divsChild>
                        <w:div w:id="478039523">
                          <w:marLeft w:val="0"/>
                          <w:marRight w:val="0"/>
                          <w:marTop w:val="150"/>
                          <w:marBottom w:val="225"/>
                          <w:divBdr>
                            <w:top w:val="none" w:sz="0" w:space="0" w:color="auto"/>
                            <w:left w:val="none" w:sz="0" w:space="0" w:color="auto"/>
                            <w:bottom w:val="single" w:sz="6" w:space="8" w:color="FFB600"/>
                            <w:right w:val="none" w:sz="0" w:space="0" w:color="auto"/>
                          </w:divBdr>
                        </w:div>
                        <w:div w:id="199633909">
                          <w:marLeft w:val="0"/>
                          <w:marRight w:val="0"/>
                          <w:marTop w:val="0"/>
                          <w:marBottom w:val="0"/>
                          <w:divBdr>
                            <w:top w:val="none" w:sz="0" w:space="0" w:color="auto"/>
                            <w:left w:val="none" w:sz="0" w:space="0" w:color="auto"/>
                            <w:bottom w:val="none" w:sz="0" w:space="0" w:color="auto"/>
                            <w:right w:val="none" w:sz="0" w:space="0" w:color="auto"/>
                          </w:divBdr>
                        </w:div>
                        <w:div w:id="1746873541">
                          <w:marLeft w:val="0"/>
                          <w:marRight w:val="0"/>
                          <w:marTop w:val="150"/>
                          <w:marBottom w:val="225"/>
                          <w:divBdr>
                            <w:top w:val="none" w:sz="0" w:space="0" w:color="auto"/>
                            <w:left w:val="none" w:sz="0" w:space="0" w:color="auto"/>
                            <w:bottom w:val="single" w:sz="6" w:space="8" w:color="FFB600"/>
                            <w:right w:val="none" w:sz="0" w:space="0" w:color="auto"/>
                          </w:divBdr>
                        </w:div>
                        <w:div w:id="125507726">
                          <w:marLeft w:val="0"/>
                          <w:marRight w:val="0"/>
                          <w:marTop w:val="0"/>
                          <w:marBottom w:val="0"/>
                          <w:divBdr>
                            <w:top w:val="none" w:sz="0" w:space="0" w:color="auto"/>
                            <w:left w:val="none" w:sz="0" w:space="0" w:color="auto"/>
                            <w:bottom w:val="none" w:sz="0" w:space="0" w:color="auto"/>
                            <w:right w:val="none" w:sz="0" w:space="0" w:color="auto"/>
                          </w:divBdr>
                        </w:div>
                        <w:div w:id="238826625">
                          <w:marLeft w:val="0"/>
                          <w:marRight w:val="0"/>
                          <w:marTop w:val="150"/>
                          <w:marBottom w:val="225"/>
                          <w:divBdr>
                            <w:top w:val="none" w:sz="0" w:space="0" w:color="auto"/>
                            <w:left w:val="none" w:sz="0" w:space="0" w:color="auto"/>
                            <w:bottom w:val="single" w:sz="6" w:space="8" w:color="FFB600"/>
                            <w:right w:val="none" w:sz="0" w:space="0" w:color="auto"/>
                          </w:divBdr>
                        </w:div>
                        <w:div w:id="1419713694">
                          <w:marLeft w:val="0"/>
                          <w:marRight w:val="0"/>
                          <w:marTop w:val="0"/>
                          <w:marBottom w:val="0"/>
                          <w:divBdr>
                            <w:top w:val="none" w:sz="0" w:space="0" w:color="auto"/>
                            <w:left w:val="none" w:sz="0" w:space="0" w:color="auto"/>
                            <w:bottom w:val="none" w:sz="0" w:space="0" w:color="auto"/>
                            <w:right w:val="none" w:sz="0" w:space="0" w:color="auto"/>
                          </w:divBdr>
                        </w:div>
                        <w:div w:id="1761827450">
                          <w:marLeft w:val="0"/>
                          <w:marRight w:val="0"/>
                          <w:marTop w:val="150"/>
                          <w:marBottom w:val="225"/>
                          <w:divBdr>
                            <w:top w:val="none" w:sz="0" w:space="0" w:color="auto"/>
                            <w:left w:val="none" w:sz="0" w:space="0" w:color="auto"/>
                            <w:bottom w:val="single" w:sz="6" w:space="8" w:color="FFB600"/>
                            <w:right w:val="none" w:sz="0" w:space="0" w:color="auto"/>
                          </w:divBdr>
                        </w:div>
                        <w:div w:id="797648269">
                          <w:marLeft w:val="0"/>
                          <w:marRight w:val="0"/>
                          <w:marTop w:val="0"/>
                          <w:marBottom w:val="0"/>
                          <w:divBdr>
                            <w:top w:val="none" w:sz="0" w:space="0" w:color="auto"/>
                            <w:left w:val="none" w:sz="0" w:space="0" w:color="auto"/>
                            <w:bottom w:val="none" w:sz="0" w:space="0" w:color="auto"/>
                            <w:right w:val="none" w:sz="0" w:space="0" w:color="auto"/>
                          </w:divBdr>
                        </w:div>
                        <w:div w:id="595090783">
                          <w:marLeft w:val="0"/>
                          <w:marRight w:val="0"/>
                          <w:marTop w:val="150"/>
                          <w:marBottom w:val="225"/>
                          <w:divBdr>
                            <w:top w:val="none" w:sz="0" w:space="0" w:color="auto"/>
                            <w:left w:val="none" w:sz="0" w:space="0" w:color="auto"/>
                            <w:bottom w:val="single" w:sz="6" w:space="8" w:color="FFB600"/>
                            <w:right w:val="none" w:sz="0" w:space="0" w:color="auto"/>
                          </w:divBdr>
                        </w:div>
                        <w:div w:id="403767626">
                          <w:marLeft w:val="0"/>
                          <w:marRight w:val="0"/>
                          <w:marTop w:val="0"/>
                          <w:marBottom w:val="0"/>
                          <w:divBdr>
                            <w:top w:val="none" w:sz="0" w:space="0" w:color="auto"/>
                            <w:left w:val="none" w:sz="0" w:space="0" w:color="auto"/>
                            <w:bottom w:val="none" w:sz="0" w:space="0" w:color="auto"/>
                            <w:right w:val="none" w:sz="0" w:space="0" w:color="auto"/>
                          </w:divBdr>
                        </w:div>
                        <w:div w:id="2073114313">
                          <w:marLeft w:val="0"/>
                          <w:marRight w:val="0"/>
                          <w:marTop w:val="150"/>
                          <w:marBottom w:val="225"/>
                          <w:divBdr>
                            <w:top w:val="none" w:sz="0" w:space="0" w:color="auto"/>
                            <w:left w:val="none" w:sz="0" w:space="0" w:color="auto"/>
                            <w:bottom w:val="single" w:sz="6" w:space="8" w:color="FFB600"/>
                            <w:right w:val="none" w:sz="0" w:space="0" w:color="auto"/>
                          </w:divBdr>
                        </w:div>
                        <w:div w:id="1458527454">
                          <w:marLeft w:val="0"/>
                          <w:marRight w:val="0"/>
                          <w:marTop w:val="0"/>
                          <w:marBottom w:val="0"/>
                          <w:divBdr>
                            <w:top w:val="none" w:sz="0" w:space="0" w:color="auto"/>
                            <w:left w:val="none" w:sz="0" w:space="0" w:color="auto"/>
                            <w:bottom w:val="none" w:sz="0" w:space="0" w:color="auto"/>
                            <w:right w:val="none" w:sz="0" w:space="0" w:color="auto"/>
                          </w:divBdr>
                        </w:div>
                        <w:div w:id="1323586445">
                          <w:marLeft w:val="0"/>
                          <w:marRight w:val="0"/>
                          <w:marTop w:val="150"/>
                          <w:marBottom w:val="225"/>
                          <w:divBdr>
                            <w:top w:val="none" w:sz="0" w:space="0" w:color="auto"/>
                            <w:left w:val="none" w:sz="0" w:space="0" w:color="auto"/>
                            <w:bottom w:val="single" w:sz="6" w:space="8" w:color="FFB600"/>
                            <w:right w:val="none" w:sz="0" w:space="0" w:color="auto"/>
                          </w:divBdr>
                        </w:div>
                        <w:div w:id="1807042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758231">
          <w:marLeft w:val="0"/>
          <w:marRight w:val="0"/>
          <w:marTop w:val="0"/>
          <w:marBottom w:val="0"/>
          <w:divBdr>
            <w:top w:val="single" w:sz="2" w:space="0" w:color="E2E2E2"/>
            <w:left w:val="single" w:sz="2" w:space="23" w:color="E2E2E2"/>
            <w:bottom w:val="single" w:sz="2" w:space="0" w:color="E2E2E2"/>
            <w:right w:val="single" w:sz="2" w:space="23" w:color="E2E2E2"/>
          </w:divBdr>
          <w:divsChild>
            <w:div w:id="1013530389">
              <w:marLeft w:val="0"/>
              <w:marRight w:val="0"/>
              <w:marTop w:val="0"/>
              <w:marBottom w:val="0"/>
              <w:divBdr>
                <w:top w:val="none" w:sz="0" w:space="0" w:color="auto"/>
                <w:left w:val="none" w:sz="0" w:space="0" w:color="auto"/>
                <w:bottom w:val="none" w:sz="0" w:space="0" w:color="auto"/>
                <w:right w:val="none" w:sz="0" w:space="0" w:color="auto"/>
              </w:divBdr>
              <w:divsChild>
                <w:div w:id="1435906049">
                  <w:marLeft w:val="0"/>
                  <w:marRight w:val="0"/>
                  <w:marTop w:val="0"/>
                  <w:marBottom w:val="300"/>
                  <w:divBdr>
                    <w:top w:val="none" w:sz="0" w:space="0" w:color="auto"/>
                    <w:left w:val="none" w:sz="0" w:space="0" w:color="auto"/>
                    <w:bottom w:val="none" w:sz="0" w:space="0" w:color="auto"/>
                    <w:right w:val="none" w:sz="0" w:space="0" w:color="auto"/>
                  </w:divBdr>
                  <w:divsChild>
                    <w:div w:id="95515688">
                      <w:marLeft w:val="600"/>
                      <w:marRight w:val="600"/>
                      <w:marTop w:val="0"/>
                      <w:marBottom w:val="0"/>
                      <w:divBdr>
                        <w:top w:val="single" w:sz="2" w:space="0" w:color="000000"/>
                        <w:left w:val="single" w:sz="2" w:space="0" w:color="000000"/>
                        <w:bottom w:val="single" w:sz="2" w:space="0" w:color="000000"/>
                        <w:right w:val="single" w:sz="2" w:space="0" w:color="000000"/>
                      </w:divBdr>
                      <w:divsChild>
                        <w:div w:id="1314677621">
                          <w:marLeft w:val="0"/>
                          <w:marRight w:val="0"/>
                          <w:marTop w:val="150"/>
                          <w:marBottom w:val="225"/>
                          <w:divBdr>
                            <w:top w:val="none" w:sz="0" w:space="0" w:color="auto"/>
                            <w:left w:val="none" w:sz="0" w:space="0" w:color="auto"/>
                            <w:bottom w:val="single" w:sz="6" w:space="8" w:color="FFB600"/>
                            <w:right w:val="none" w:sz="0" w:space="0" w:color="auto"/>
                          </w:divBdr>
                        </w:div>
                        <w:div w:id="861357938">
                          <w:marLeft w:val="0"/>
                          <w:marRight w:val="0"/>
                          <w:marTop w:val="0"/>
                          <w:marBottom w:val="0"/>
                          <w:divBdr>
                            <w:top w:val="none" w:sz="0" w:space="0" w:color="auto"/>
                            <w:left w:val="none" w:sz="0" w:space="0" w:color="auto"/>
                            <w:bottom w:val="none" w:sz="0" w:space="0" w:color="auto"/>
                            <w:right w:val="none" w:sz="0" w:space="0" w:color="auto"/>
                          </w:divBdr>
                          <w:divsChild>
                            <w:div w:id="450903625">
                              <w:blockQuote w:val="1"/>
                              <w:marLeft w:val="720"/>
                              <w:marRight w:val="720"/>
                              <w:marTop w:val="480"/>
                              <w:marBottom w:val="480"/>
                              <w:divBdr>
                                <w:top w:val="none" w:sz="0" w:space="11" w:color="FFB600"/>
                                <w:left w:val="single" w:sz="24" w:space="11" w:color="FFB600"/>
                                <w:bottom w:val="none" w:sz="0" w:space="11" w:color="FFB600"/>
                                <w:right w:val="none" w:sz="0" w:space="11" w:color="FFB600"/>
                              </w:divBdr>
                            </w:div>
                            <w:div w:id="389958332">
                              <w:blockQuote w:val="1"/>
                              <w:marLeft w:val="720"/>
                              <w:marRight w:val="720"/>
                              <w:marTop w:val="480"/>
                              <w:marBottom w:val="480"/>
                              <w:divBdr>
                                <w:top w:val="none" w:sz="0" w:space="11" w:color="FFB600"/>
                                <w:left w:val="single" w:sz="24" w:space="11" w:color="FFB600"/>
                                <w:bottom w:val="none" w:sz="0" w:space="11" w:color="FFB600"/>
                                <w:right w:val="none" w:sz="0" w:space="11" w:color="FFB600"/>
                              </w:divBdr>
                            </w:div>
                          </w:divsChild>
                        </w:div>
                      </w:divsChild>
                    </w:div>
                  </w:divsChild>
                </w:div>
              </w:divsChild>
            </w:div>
          </w:divsChild>
        </w:div>
        <w:div w:id="906109090">
          <w:marLeft w:val="0"/>
          <w:marRight w:val="0"/>
          <w:marTop w:val="0"/>
          <w:marBottom w:val="0"/>
          <w:divBdr>
            <w:top w:val="single" w:sz="2" w:space="0" w:color="E2E2E2"/>
            <w:left w:val="single" w:sz="2" w:space="23" w:color="E2E2E2"/>
            <w:bottom w:val="single" w:sz="2" w:space="0" w:color="E2E2E2"/>
            <w:right w:val="single" w:sz="2" w:space="23" w:color="E2E2E2"/>
          </w:divBdr>
          <w:divsChild>
            <w:div w:id="1968315535">
              <w:marLeft w:val="0"/>
              <w:marRight w:val="0"/>
              <w:marTop w:val="0"/>
              <w:marBottom w:val="0"/>
              <w:divBdr>
                <w:top w:val="none" w:sz="0" w:space="0" w:color="auto"/>
                <w:left w:val="none" w:sz="0" w:space="0" w:color="auto"/>
                <w:bottom w:val="none" w:sz="0" w:space="0" w:color="auto"/>
                <w:right w:val="none" w:sz="0" w:space="0" w:color="auto"/>
              </w:divBdr>
              <w:divsChild>
                <w:div w:id="1274090147">
                  <w:marLeft w:val="0"/>
                  <w:marRight w:val="0"/>
                  <w:marTop w:val="0"/>
                  <w:marBottom w:val="300"/>
                  <w:divBdr>
                    <w:top w:val="none" w:sz="0" w:space="0" w:color="auto"/>
                    <w:left w:val="none" w:sz="0" w:space="0" w:color="auto"/>
                    <w:bottom w:val="none" w:sz="0" w:space="0" w:color="auto"/>
                    <w:right w:val="none" w:sz="0" w:space="0" w:color="auto"/>
                  </w:divBdr>
                  <w:divsChild>
                    <w:div w:id="1966622924">
                      <w:marLeft w:val="600"/>
                      <w:marRight w:val="600"/>
                      <w:marTop w:val="0"/>
                      <w:marBottom w:val="0"/>
                      <w:divBdr>
                        <w:top w:val="single" w:sz="2" w:space="0" w:color="000000"/>
                        <w:left w:val="single" w:sz="2" w:space="0" w:color="000000"/>
                        <w:bottom w:val="single" w:sz="2" w:space="0" w:color="000000"/>
                        <w:right w:val="single" w:sz="2" w:space="0" w:color="000000"/>
                      </w:divBdr>
                      <w:divsChild>
                        <w:div w:id="65322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9871298">
          <w:marLeft w:val="0"/>
          <w:marRight w:val="0"/>
          <w:marTop w:val="0"/>
          <w:marBottom w:val="0"/>
          <w:divBdr>
            <w:top w:val="single" w:sz="2" w:space="0" w:color="E2E2E2"/>
            <w:left w:val="single" w:sz="2" w:space="23" w:color="E2E2E2"/>
            <w:bottom w:val="single" w:sz="2" w:space="0" w:color="E2E2E2"/>
            <w:right w:val="single" w:sz="2" w:space="23" w:color="E2E2E2"/>
          </w:divBdr>
          <w:divsChild>
            <w:div w:id="101416280">
              <w:marLeft w:val="0"/>
              <w:marRight w:val="0"/>
              <w:marTop w:val="0"/>
              <w:marBottom w:val="0"/>
              <w:divBdr>
                <w:top w:val="none" w:sz="0" w:space="0" w:color="auto"/>
                <w:left w:val="none" w:sz="0" w:space="0" w:color="auto"/>
                <w:bottom w:val="none" w:sz="0" w:space="0" w:color="auto"/>
                <w:right w:val="none" w:sz="0" w:space="0" w:color="auto"/>
              </w:divBdr>
              <w:divsChild>
                <w:div w:id="537815695">
                  <w:marLeft w:val="0"/>
                  <w:marRight w:val="0"/>
                  <w:marTop w:val="0"/>
                  <w:marBottom w:val="300"/>
                  <w:divBdr>
                    <w:top w:val="none" w:sz="0" w:space="0" w:color="auto"/>
                    <w:left w:val="none" w:sz="0" w:space="0" w:color="auto"/>
                    <w:bottom w:val="none" w:sz="0" w:space="0" w:color="auto"/>
                    <w:right w:val="none" w:sz="0" w:space="0" w:color="auto"/>
                  </w:divBdr>
                  <w:divsChild>
                    <w:div w:id="1653437429">
                      <w:marLeft w:val="600"/>
                      <w:marRight w:val="600"/>
                      <w:marTop w:val="0"/>
                      <w:marBottom w:val="0"/>
                      <w:divBdr>
                        <w:top w:val="single" w:sz="2" w:space="0" w:color="000000"/>
                        <w:left w:val="single" w:sz="2" w:space="0" w:color="000000"/>
                        <w:bottom w:val="single" w:sz="2" w:space="0" w:color="000000"/>
                        <w:right w:val="single" w:sz="2" w:space="0" w:color="000000"/>
                      </w:divBdr>
                      <w:divsChild>
                        <w:div w:id="9483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477852">
      <w:bodyDiv w:val="1"/>
      <w:marLeft w:val="0"/>
      <w:marRight w:val="0"/>
      <w:marTop w:val="0"/>
      <w:marBottom w:val="0"/>
      <w:divBdr>
        <w:top w:val="none" w:sz="0" w:space="0" w:color="auto"/>
        <w:left w:val="none" w:sz="0" w:space="0" w:color="auto"/>
        <w:bottom w:val="none" w:sz="0" w:space="0" w:color="auto"/>
        <w:right w:val="none" w:sz="0" w:space="0" w:color="auto"/>
      </w:divBdr>
      <w:divsChild>
        <w:div w:id="2108963889">
          <w:marLeft w:val="0"/>
          <w:marRight w:val="0"/>
          <w:marTop w:val="0"/>
          <w:marBottom w:val="0"/>
          <w:divBdr>
            <w:top w:val="single" w:sz="2" w:space="0" w:color="E2E2E2"/>
            <w:left w:val="single" w:sz="2" w:space="23" w:color="E2E2E2"/>
            <w:bottom w:val="single" w:sz="2" w:space="0" w:color="E2E2E2"/>
            <w:right w:val="single" w:sz="2" w:space="23" w:color="E2E2E2"/>
          </w:divBdr>
          <w:divsChild>
            <w:div w:id="413939556">
              <w:marLeft w:val="0"/>
              <w:marRight w:val="0"/>
              <w:marTop w:val="0"/>
              <w:marBottom w:val="0"/>
              <w:divBdr>
                <w:top w:val="none" w:sz="0" w:space="0" w:color="auto"/>
                <w:left w:val="none" w:sz="0" w:space="0" w:color="auto"/>
                <w:bottom w:val="none" w:sz="0" w:space="0" w:color="auto"/>
                <w:right w:val="none" w:sz="0" w:space="0" w:color="auto"/>
              </w:divBdr>
              <w:divsChild>
                <w:div w:id="1007178064">
                  <w:marLeft w:val="0"/>
                  <w:marRight w:val="0"/>
                  <w:marTop w:val="0"/>
                  <w:marBottom w:val="300"/>
                  <w:divBdr>
                    <w:top w:val="none" w:sz="0" w:space="0" w:color="auto"/>
                    <w:left w:val="none" w:sz="0" w:space="0" w:color="auto"/>
                    <w:bottom w:val="none" w:sz="0" w:space="0" w:color="auto"/>
                    <w:right w:val="none" w:sz="0" w:space="0" w:color="auto"/>
                  </w:divBdr>
                  <w:divsChild>
                    <w:div w:id="1249651923">
                      <w:marLeft w:val="600"/>
                      <w:marRight w:val="600"/>
                      <w:marTop w:val="0"/>
                      <w:marBottom w:val="0"/>
                      <w:divBdr>
                        <w:top w:val="single" w:sz="2" w:space="0" w:color="000000"/>
                        <w:left w:val="single" w:sz="2" w:space="0" w:color="000000"/>
                        <w:bottom w:val="single" w:sz="2" w:space="0" w:color="000000"/>
                        <w:right w:val="single" w:sz="2" w:space="0" w:color="000000"/>
                      </w:divBdr>
                      <w:divsChild>
                        <w:div w:id="665787211">
                          <w:marLeft w:val="0"/>
                          <w:marRight w:val="0"/>
                          <w:marTop w:val="150"/>
                          <w:marBottom w:val="225"/>
                          <w:divBdr>
                            <w:top w:val="none" w:sz="0" w:space="0" w:color="auto"/>
                            <w:left w:val="none" w:sz="0" w:space="0" w:color="auto"/>
                            <w:bottom w:val="single" w:sz="6" w:space="8" w:color="FFB600"/>
                            <w:right w:val="none" w:sz="0" w:space="0" w:color="auto"/>
                          </w:divBdr>
                        </w:div>
                        <w:div w:id="525022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2311926">
          <w:marLeft w:val="0"/>
          <w:marRight w:val="0"/>
          <w:marTop w:val="0"/>
          <w:marBottom w:val="0"/>
          <w:divBdr>
            <w:top w:val="single" w:sz="2" w:space="0" w:color="E2E2E2"/>
            <w:left w:val="single" w:sz="2" w:space="23" w:color="E2E2E2"/>
            <w:bottom w:val="single" w:sz="2" w:space="0" w:color="E2E2E2"/>
            <w:right w:val="single" w:sz="2" w:space="23" w:color="E2E2E2"/>
          </w:divBdr>
          <w:divsChild>
            <w:div w:id="162668230">
              <w:marLeft w:val="0"/>
              <w:marRight w:val="0"/>
              <w:marTop w:val="0"/>
              <w:marBottom w:val="0"/>
              <w:divBdr>
                <w:top w:val="none" w:sz="0" w:space="0" w:color="auto"/>
                <w:left w:val="none" w:sz="0" w:space="0" w:color="auto"/>
                <w:bottom w:val="none" w:sz="0" w:space="0" w:color="auto"/>
                <w:right w:val="none" w:sz="0" w:space="0" w:color="auto"/>
              </w:divBdr>
              <w:divsChild>
                <w:div w:id="1432628778">
                  <w:marLeft w:val="0"/>
                  <w:marRight w:val="0"/>
                  <w:marTop w:val="0"/>
                  <w:marBottom w:val="300"/>
                  <w:divBdr>
                    <w:top w:val="none" w:sz="0" w:space="0" w:color="auto"/>
                    <w:left w:val="none" w:sz="0" w:space="0" w:color="auto"/>
                    <w:bottom w:val="none" w:sz="0" w:space="0" w:color="auto"/>
                    <w:right w:val="none" w:sz="0" w:space="0" w:color="auto"/>
                  </w:divBdr>
                  <w:divsChild>
                    <w:div w:id="878008879">
                      <w:marLeft w:val="600"/>
                      <w:marRight w:val="600"/>
                      <w:marTop w:val="0"/>
                      <w:marBottom w:val="0"/>
                      <w:divBdr>
                        <w:top w:val="single" w:sz="2" w:space="0" w:color="000000"/>
                        <w:left w:val="single" w:sz="2" w:space="0" w:color="000000"/>
                        <w:bottom w:val="single" w:sz="2" w:space="0" w:color="000000"/>
                        <w:right w:val="single" w:sz="2" w:space="0" w:color="000000"/>
                      </w:divBdr>
                      <w:divsChild>
                        <w:div w:id="721711096">
                          <w:marLeft w:val="0"/>
                          <w:marRight w:val="0"/>
                          <w:marTop w:val="150"/>
                          <w:marBottom w:val="225"/>
                          <w:divBdr>
                            <w:top w:val="none" w:sz="0" w:space="0" w:color="auto"/>
                            <w:left w:val="none" w:sz="0" w:space="0" w:color="auto"/>
                            <w:bottom w:val="single" w:sz="6" w:space="8" w:color="FFB600"/>
                            <w:right w:val="none" w:sz="0" w:space="0" w:color="auto"/>
                          </w:divBdr>
                        </w:div>
                        <w:div w:id="108340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347002">
          <w:marLeft w:val="0"/>
          <w:marRight w:val="0"/>
          <w:marTop w:val="0"/>
          <w:marBottom w:val="0"/>
          <w:divBdr>
            <w:top w:val="single" w:sz="2" w:space="0" w:color="E2E2E2"/>
            <w:left w:val="single" w:sz="2" w:space="23" w:color="E2E2E2"/>
            <w:bottom w:val="single" w:sz="2" w:space="0" w:color="E2E2E2"/>
            <w:right w:val="single" w:sz="2" w:space="23" w:color="E2E2E2"/>
          </w:divBdr>
          <w:divsChild>
            <w:div w:id="1984775788">
              <w:marLeft w:val="0"/>
              <w:marRight w:val="0"/>
              <w:marTop w:val="0"/>
              <w:marBottom w:val="0"/>
              <w:divBdr>
                <w:top w:val="none" w:sz="0" w:space="0" w:color="auto"/>
                <w:left w:val="none" w:sz="0" w:space="0" w:color="auto"/>
                <w:bottom w:val="none" w:sz="0" w:space="0" w:color="auto"/>
                <w:right w:val="none" w:sz="0" w:space="0" w:color="auto"/>
              </w:divBdr>
              <w:divsChild>
                <w:div w:id="458114072">
                  <w:marLeft w:val="0"/>
                  <w:marRight w:val="0"/>
                  <w:marTop w:val="0"/>
                  <w:marBottom w:val="300"/>
                  <w:divBdr>
                    <w:top w:val="none" w:sz="0" w:space="0" w:color="auto"/>
                    <w:left w:val="none" w:sz="0" w:space="0" w:color="auto"/>
                    <w:bottom w:val="none" w:sz="0" w:space="0" w:color="auto"/>
                    <w:right w:val="none" w:sz="0" w:space="0" w:color="auto"/>
                  </w:divBdr>
                  <w:divsChild>
                    <w:div w:id="979772459">
                      <w:marLeft w:val="600"/>
                      <w:marRight w:val="600"/>
                      <w:marTop w:val="0"/>
                      <w:marBottom w:val="0"/>
                      <w:divBdr>
                        <w:top w:val="single" w:sz="2" w:space="0" w:color="000000"/>
                        <w:left w:val="single" w:sz="2" w:space="0" w:color="000000"/>
                        <w:bottom w:val="single" w:sz="2" w:space="0" w:color="000000"/>
                        <w:right w:val="single" w:sz="2" w:space="0" w:color="000000"/>
                      </w:divBdr>
                      <w:divsChild>
                        <w:div w:id="1769930814">
                          <w:marLeft w:val="0"/>
                          <w:marRight w:val="0"/>
                          <w:marTop w:val="150"/>
                          <w:marBottom w:val="225"/>
                          <w:divBdr>
                            <w:top w:val="none" w:sz="0" w:space="0" w:color="auto"/>
                            <w:left w:val="none" w:sz="0" w:space="0" w:color="auto"/>
                            <w:bottom w:val="single" w:sz="6" w:space="8" w:color="FFB600"/>
                            <w:right w:val="none" w:sz="0" w:space="0" w:color="auto"/>
                          </w:divBdr>
                        </w:div>
                        <w:div w:id="1191576583">
                          <w:marLeft w:val="0"/>
                          <w:marRight w:val="0"/>
                          <w:marTop w:val="0"/>
                          <w:marBottom w:val="0"/>
                          <w:divBdr>
                            <w:top w:val="none" w:sz="0" w:space="0" w:color="auto"/>
                            <w:left w:val="none" w:sz="0" w:space="0" w:color="auto"/>
                            <w:bottom w:val="none" w:sz="0" w:space="0" w:color="auto"/>
                            <w:right w:val="none" w:sz="0" w:space="0" w:color="auto"/>
                          </w:divBdr>
                        </w:div>
                        <w:div w:id="2119325123">
                          <w:marLeft w:val="0"/>
                          <w:marRight w:val="0"/>
                          <w:marTop w:val="150"/>
                          <w:marBottom w:val="225"/>
                          <w:divBdr>
                            <w:top w:val="none" w:sz="0" w:space="0" w:color="auto"/>
                            <w:left w:val="none" w:sz="0" w:space="0" w:color="auto"/>
                            <w:bottom w:val="single" w:sz="6" w:space="8" w:color="FFB600"/>
                            <w:right w:val="none" w:sz="0" w:space="0" w:color="auto"/>
                          </w:divBdr>
                        </w:div>
                        <w:div w:id="993951338">
                          <w:marLeft w:val="0"/>
                          <w:marRight w:val="0"/>
                          <w:marTop w:val="0"/>
                          <w:marBottom w:val="0"/>
                          <w:divBdr>
                            <w:top w:val="none" w:sz="0" w:space="0" w:color="auto"/>
                            <w:left w:val="none" w:sz="0" w:space="0" w:color="auto"/>
                            <w:bottom w:val="none" w:sz="0" w:space="0" w:color="auto"/>
                            <w:right w:val="none" w:sz="0" w:space="0" w:color="auto"/>
                          </w:divBdr>
                        </w:div>
                        <w:div w:id="1623804785">
                          <w:marLeft w:val="0"/>
                          <w:marRight w:val="0"/>
                          <w:marTop w:val="150"/>
                          <w:marBottom w:val="225"/>
                          <w:divBdr>
                            <w:top w:val="none" w:sz="0" w:space="0" w:color="auto"/>
                            <w:left w:val="none" w:sz="0" w:space="0" w:color="auto"/>
                            <w:bottom w:val="single" w:sz="6" w:space="8" w:color="FFB600"/>
                            <w:right w:val="none" w:sz="0" w:space="0" w:color="auto"/>
                          </w:divBdr>
                        </w:div>
                        <w:div w:id="1062290906">
                          <w:marLeft w:val="0"/>
                          <w:marRight w:val="0"/>
                          <w:marTop w:val="0"/>
                          <w:marBottom w:val="0"/>
                          <w:divBdr>
                            <w:top w:val="none" w:sz="0" w:space="0" w:color="auto"/>
                            <w:left w:val="none" w:sz="0" w:space="0" w:color="auto"/>
                            <w:bottom w:val="none" w:sz="0" w:space="0" w:color="auto"/>
                            <w:right w:val="none" w:sz="0" w:space="0" w:color="auto"/>
                          </w:divBdr>
                        </w:div>
                        <w:div w:id="1444180749">
                          <w:marLeft w:val="0"/>
                          <w:marRight w:val="0"/>
                          <w:marTop w:val="150"/>
                          <w:marBottom w:val="225"/>
                          <w:divBdr>
                            <w:top w:val="none" w:sz="0" w:space="0" w:color="auto"/>
                            <w:left w:val="none" w:sz="0" w:space="0" w:color="auto"/>
                            <w:bottom w:val="single" w:sz="6" w:space="8" w:color="FFB600"/>
                            <w:right w:val="none" w:sz="0" w:space="0" w:color="auto"/>
                          </w:divBdr>
                        </w:div>
                        <w:div w:id="1813250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393224">
          <w:marLeft w:val="0"/>
          <w:marRight w:val="0"/>
          <w:marTop w:val="0"/>
          <w:marBottom w:val="0"/>
          <w:divBdr>
            <w:top w:val="single" w:sz="2" w:space="0" w:color="E2E2E2"/>
            <w:left w:val="single" w:sz="2" w:space="23" w:color="E2E2E2"/>
            <w:bottom w:val="single" w:sz="2" w:space="0" w:color="E2E2E2"/>
            <w:right w:val="single" w:sz="2" w:space="23" w:color="E2E2E2"/>
          </w:divBdr>
          <w:divsChild>
            <w:div w:id="415977214">
              <w:marLeft w:val="0"/>
              <w:marRight w:val="0"/>
              <w:marTop w:val="0"/>
              <w:marBottom w:val="0"/>
              <w:divBdr>
                <w:top w:val="none" w:sz="0" w:space="0" w:color="auto"/>
                <w:left w:val="none" w:sz="0" w:space="0" w:color="auto"/>
                <w:bottom w:val="none" w:sz="0" w:space="0" w:color="auto"/>
                <w:right w:val="none" w:sz="0" w:space="0" w:color="auto"/>
              </w:divBdr>
              <w:divsChild>
                <w:div w:id="143741421">
                  <w:marLeft w:val="0"/>
                  <w:marRight w:val="0"/>
                  <w:marTop w:val="0"/>
                  <w:marBottom w:val="300"/>
                  <w:divBdr>
                    <w:top w:val="none" w:sz="0" w:space="0" w:color="auto"/>
                    <w:left w:val="none" w:sz="0" w:space="0" w:color="auto"/>
                    <w:bottom w:val="none" w:sz="0" w:space="0" w:color="auto"/>
                    <w:right w:val="none" w:sz="0" w:space="0" w:color="auto"/>
                  </w:divBdr>
                  <w:divsChild>
                    <w:div w:id="457795651">
                      <w:marLeft w:val="600"/>
                      <w:marRight w:val="600"/>
                      <w:marTop w:val="0"/>
                      <w:marBottom w:val="0"/>
                      <w:divBdr>
                        <w:top w:val="single" w:sz="2" w:space="0" w:color="000000"/>
                        <w:left w:val="single" w:sz="2" w:space="0" w:color="000000"/>
                        <w:bottom w:val="single" w:sz="2" w:space="0" w:color="000000"/>
                        <w:right w:val="single" w:sz="2" w:space="0" w:color="000000"/>
                      </w:divBdr>
                      <w:divsChild>
                        <w:div w:id="218788869">
                          <w:marLeft w:val="0"/>
                          <w:marRight w:val="0"/>
                          <w:marTop w:val="150"/>
                          <w:marBottom w:val="225"/>
                          <w:divBdr>
                            <w:top w:val="none" w:sz="0" w:space="0" w:color="auto"/>
                            <w:left w:val="none" w:sz="0" w:space="0" w:color="auto"/>
                            <w:bottom w:val="single" w:sz="6" w:space="8" w:color="FFB600"/>
                            <w:right w:val="none" w:sz="0" w:space="0" w:color="auto"/>
                          </w:divBdr>
                        </w:div>
                        <w:div w:id="272369469">
                          <w:marLeft w:val="0"/>
                          <w:marRight w:val="0"/>
                          <w:marTop w:val="0"/>
                          <w:marBottom w:val="0"/>
                          <w:divBdr>
                            <w:top w:val="none" w:sz="0" w:space="0" w:color="auto"/>
                            <w:left w:val="none" w:sz="0" w:space="0" w:color="auto"/>
                            <w:bottom w:val="none" w:sz="0" w:space="0" w:color="auto"/>
                            <w:right w:val="none" w:sz="0" w:space="0" w:color="auto"/>
                          </w:divBdr>
                        </w:div>
                        <w:div w:id="1145511534">
                          <w:marLeft w:val="0"/>
                          <w:marRight w:val="0"/>
                          <w:marTop w:val="150"/>
                          <w:marBottom w:val="225"/>
                          <w:divBdr>
                            <w:top w:val="none" w:sz="0" w:space="0" w:color="auto"/>
                            <w:left w:val="none" w:sz="0" w:space="0" w:color="auto"/>
                            <w:bottom w:val="single" w:sz="6" w:space="8" w:color="FFB600"/>
                            <w:right w:val="none" w:sz="0" w:space="0" w:color="auto"/>
                          </w:divBdr>
                        </w:div>
                        <w:div w:id="1816600491">
                          <w:marLeft w:val="0"/>
                          <w:marRight w:val="0"/>
                          <w:marTop w:val="0"/>
                          <w:marBottom w:val="0"/>
                          <w:divBdr>
                            <w:top w:val="none" w:sz="0" w:space="0" w:color="auto"/>
                            <w:left w:val="none" w:sz="0" w:space="0" w:color="auto"/>
                            <w:bottom w:val="none" w:sz="0" w:space="0" w:color="auto"/>
                            <w:right w:val="none" w:sz="0" w:space="0" w:color="auto"/>
                          </w:divBdr>
                        </w:div>
                        <w:div w:id="2113551028">
                          <w:marLeft w:val="0"/>
                          <w:marRight w:val="0"/>
                          <w:marTop w:val="150"/>
                          <w:marBottom w:val="225"/>
                          <w:divBdr>
                            <w:top w:val="none" w:sz="0" w:space="0" w:color="auto"/>
                            <w:left w:val="none" w:sz="0" w:space="0" w:color="auto"/>
                            <w:bottom w:val="single" w:sz="6" w:space="8" w:color="FFB600"/>
                            <w:right w:val="none" w:sz="0" w:space="0" w:color="auto"/>
                          </w:divBdr>
                        </w:div>
                        <w:div w:id="50005724">
                          <w:marLeft w:val="0"/>
                          <w:marRight w:val="0"/>
                          <w:marTop w:val="0"/>
                          <w:marBottom w:val="0"/>
                          <w:divBdr>
                            <w:top w:val="none" w:sz="0" w:space="0" w:color="auto"/>
                            <w:left w:val="none" w:sz="0" w:space="0" w:color="auto"/>
                            <w:bottom w:val="none" w:sz="0" w:space="0" w:color="auto"/>
                            <w:right w:val="none" w:sz="0" w:space="0" w:color="auto"/>
                          </w:divBdr>
                        </w:div>
                        <w:div w:id="865827929">
                          <w:marLeft w:val="0"/>
                          <w:marRight w:val="0"/>
                          <w:marTop w:val="150"/>
                          <w:marBottom w:val="225"/>
                          <w:divBdr>
                            <w:top w:val="none" w:sz="0" w:space="0" w:color="auto"/>
                            <w:left w:val="none" w:sz="0" w:space="0" w:color="auto"/>
                            <w:bottom w:val="single" w:sz="6" w:space="8" w:color="FFB600"/>
                            <w:right w:val="none" w:sz="0" w:space="0" w:color="auto"/>
                          </w:divBdr>
                        </w:div>
                        <w:div w:id="641037568">
                          <w:marLeft w:val="0"/>
                          <w:marRight w:val="0"/>
                          <w:marTop w:val="0"/>
                          <w:marBottom w:val="0"/>
                          <w:divBdr>
                            <w:top w:val="none" w:sz="0" w:space="0" w:color="auto"/>
                            <w:left w:val="none" w:sz="0" w:space="0" w:color="auto"/>
                            <w:bottom w:val="none" w:sz="0" w:space="0" w:color="auto"/>
                            <w:right w:val="none" w:sz="0" w:space="0" w:color="auto"/>
                          </w:divBdr>
                          <w:divsChild>
                            <w:div w:id="942760230">
                              <w:blockQuote w:val="1"/>
                              <w:marLeft w:val="720"/>
                              <w:marRight w:val="720"/>
                              <w:marTop w:val="480"/>
                              <w:marBottom w:val="480"/>
                              <w:divBdr>
                                <w:top w:val="none" w:sz="0" w:space="11" w:color="FFB600"/>
                                <w:left w:val="single" w:sz="24" w:space="11" w:color="FFB600"/>
                                <w:bottom w:val="none" w:sz="0" w:space="11" w:color="FFB600"/>
                                <w:right w:val="none" w:sz="0" w:space="11" w:color="FFB600"/>
                              </w:divBdr>
                              <w:divsChild>
                                <w:div w:id="1304852263">
                                  <w:marLeft w:val="0"/>
                                  <w:marRight w:val="0"/>
                                  <w:marTop w:val="0"/>
                                  <w:marBottom w:val="0"/>
                                  <w:divBdr>
                                    <w:top w:val="single" w:sz="6" w:space="0" w:color="E2E2E2"/>
                                    <w:left w:val="single" w:sz="6" w:space="0" w:color="E2E2E2"/>
                                    <w:bottom w:val="single" w:sz="6" w:space="0" w:color="E2E2E2"/>
                                    <w:right w:val="single" w:sz="6" w:space="0" w:color="E2E2E2"/>
                                  </w:divBdr>
                                  <w:divsChild>
                                    <w:div w:id="726028162">
                                      <w:marLeft w:val="0"/>
                                      <w:marRight w:val="-450"/>
                                      <w:marTop w:val="0"/>
                                      <w:marBottom w:val="0"/>
                                      <w:divBdr>
                                        <w:top w:val="none" w:sz="0" w:space="0" w:color="auto"/>
                                        <w:left w:val="none" w:sz="0" w:space="0" w:color="auto"/>
                                        <w:bottom w:val="none" w:sz="0" w:space="0" w:color="auto"/>
                                        <w:right w:val="none" w:sz="0" w:space="0" w:color="auto"/>
                                      </w:divBdr>
                                      <w:divsChild>
                                        <w:div w:id="507910700">
                                          <w:marLeft w:val="435"/>
                                          <w:marRight w:val="0"/>
                                          <w:marTop w:val="0"/>
                                          <w:marBottom w:val="0"/>
                                          <w:divBdr>
                                            <w:top w:val="none" w:sz="0" w:space="0" w:color="auto"/>
                                            <w:left w:val="none" w:sz="0" w:space="0" w:color="auto"/>
                                            <w:bottom w:val="none" w:sz="0" w:space="0" w:color="auto"/>
                                            <w:right w:val="none" w:sz="0" w:space="0" w:color="auto"/>
                                          </w:divBdr>
                                          <w:divsChild>
                                            <w:div w:id="1009988235">
                                              <w:marLeft w:val="0"/>
                                              <w:marRight w:val="0"/>
                                              <w:marTop w:val="0"/>
                                              <w:marBottom w:val="0"/>
                                              <w:divBdr>
                                                <w:top w:val="none" w:sz="0" w:space="0" w:color="auto"/>
                                                <w:left w:val="none" w:sz="0" w:space="0" w:color="auto"/>
                                                <w:bottom w:val="none" w:sz="0" w:space="0" w:color="auto"/>
                                                <w:right w:val="none" w:sz="0" w:space="0" w:color="auto"/>
                                              </w:divBdr>
                                              <w:divsChild>
                                                <w:div w:id="1257132886">
                                                  <w:marLeft w:val="0"/>
                                                  <w:marRight w:val="0"/>
                                                  <w:marTop w:val="0"/>
                                                  <w:marBottom w:val="0"/>
                                                  <w:divBdr>
                                                    <w:top w:val="none" w:sz="0" w:space="0" w:color="auto"/>
                                                    <w:left w:val="none" w:sz="0" w:space="0" w:color="auto"/>
                                                    <w:bottom w:val="none" w:sz="0" w:space="0" w:color="auto"/>
                                                    <w:right w:val="none" w:sz="0" w:space="0" w:color="auto"/>
                                                  </w:divBdr>
                                                  <w:divsChild>
                                                    <w:div w:id="1157384252">
                                                      <w:marLeft w:val="0"/>
                                                      <w:marRight w:val="0"/>
                                                      <w:marTop w:val="0"/>
                                                      <w:marBottom w:val="0"/>
                                                      <w:divBdr>
                                                        <w:top w:val="none" w:sz="0" w:space="0" w:color="auto"/>
                                                        <w:left w:val="none" w:sz="0" w:space="0" w:color="auto"/>
                                                        <w:bottom w:val="none" w:sz="0" w:space="0" w:color="auto"/>
                                                        <w:right w:val="none" w:sz="0" w:space="0" w:color="auto"/>
                                                      </w:divBdr>
                                                      <w:divsChild>
                                                        <w:div w:id="886180316">
                                                          <w:marLeft w:val="0"/>
                                                          <w:marRight w:val="0"/>
                                                          <w:marTop w:val="0"/>
                                                          <w:marBottom w:val="0"/>
                                                          <w:divBdr>
                                                            <w:top w:val="none" w:sz="0" w:space="0" w:color="auto"/>
                                                            <w:left w:val="none" w:sz="0" w:space="0" w:color="auto"/>
                                                            <w:bottom w:val="none" w:sz="0" w:space="0" w:color="auto"/>
                                                            <w:right w:val="none" w:sz="0" w:space="0" w:color="auto"/>
                                                          </w:divBdr>
                                                          <w:divsChild>
                                                            <w:div w:id="1369179068">
                                                              <w:marLeft w:val="0"/>
                                                              <w:marRight w:val="0"/>
                                                              <w:marTop w:val="0"/>
                                                              <w:marBottom w:val="0"/>
                                                              <w:divBdr>
                                                                <w:top w:val="none" w:sz="0" w:space="0" w:color="auto"/>
                                                                <w:left w:val="none" w:sz="0" w:space="0" w:color="auto"/>
                                                                <w:bottom w:val="none" w:sz="0" w:space="0" w:color="auto"/>
                                                                <w:right w:val="none" w:sz="0" w:space="0" w:color="auto"/>
                                                              </w:divBdr>
                                                              <w:divsChild>
                                                                <w:div w:id="1698962696">
                                                                  <w:marLeft w:val="0"/>
                                                                  <w:marRight w:val="0"/>
                                                                  <w:marTop w:val="0"/>
                                                                  <w:marBottom w:val="0"/>
                                                                  <w:divBdr>
                                                                    <w:top w:val="none" w:sz="0" w:space="0" w:color="auto"/>
                                                                    <w:left w:val="none" w:sz="0" w:space="0" w:color="auto"/>
                                                                    <w:bottom w:val="none" w:sz="0" w:space="0" w:color="auto"/>
                                                                    <w:right w:val="none" w:sz="0" w:space="0" w:color="auto"/>
                                                                  </w:divBdr>
                                                                </w:div>
                                                              </w:divsChild>
                                                            </w:div>
                                                            <w:div w:id="1241406555">
                                                              <w:marLeft w:val="0"/>
                                                              <w:marRight w:val="0"/>
                                                              <w:marTop w:val="0"/>
                                                              <w:marBottom w:val="0"/>
                                                              <w:divBdr>
                                                                <w:top w:val="none" w:sz="0" w:space="0" w:color="auto"/>
                                                                <w:left w:val="none" w:sz="0" w:space="0" w:color="auto"/>
                                                                <w:bottom w:val="none" w:sz="0" w:space="0" w:color="auto"/>
                                                                <w:right w:val="none" w:sz="0" w:space="0" w:color="auto"/>
                                                              </w:divBdr>
                                                              <w:divsChild>
                                                                <w:div w:id="1364137487">
                                                                  <w:marLeft w:val="0"/>
                                                                  <w:marRight w:val="0"/>
                                                                  <w:marTop w:val="0"/>
                                                                  <w:marBottom w:val="0"/>
                                                                  <w:divBdr>
                                                                    <w:top w:val="none" w:sz="0" w:space="0" w:color="auto"/>
                                                                    <w:left w:val="none" w:sz="0" w:space="0" w:color="auto"/>
                                                                    <w:bottom w:val="none" w:sz="0" w:space="0" w:color="auto"/>
                                                                    <w:right w:val="none" w:sz="0" w:space="0" w:color="auto"/>
                                                                  </w:divBdr>
                                                                </w:div>
                                                              </w:divsChild>
                                                            </w:div>
                                                            <w:div w:id="1905798039">
                                                              <w:marLeft w:val="0"/>
                                                              <w:marRight w:val="0"/>
                                                              <w:marTop w:val="0"/>
                                                              <w:marBottom w:val="0"/>
                                                              <w:divBdr>
                                                                <w:top w:val="none" w:sz="0" w:space="0" w:color="auto"/>
                                                                <w:left w:val="none" w:sz="0" w:space="0" w:color="auto"/>
                                                                <w:bottom w:val="none" w:sz="0" w:space="0" w:color="auto"/>
                                                                <w:right w:val="none" w:sz="0" w:space="0" w:color="auto"/>
                                                              </w:divBdr>
                                                              <w:divsChild>
                                                                <w:div w:id="612203415">
                                                                  <w:marLeft w:val="0"/>
                                                                  <w:marRight w:val="0"/>
                                                                  <w:marTop w:val="0"/>
                                                                  <w:marBottom w:val="0"/>
                                                                  <w:divBdr>
                                                                    <w:top w:val="none" w:sz="0" w:space="0" w:color="auto"/>
                                                                    <w:left w:val="none" w:sz="0" w:space="0" w:color="auto"/>
                                                                    <w:bottom w:val="none" w:sz="0" w:space="0" w:color="auto"/>
                                                                    <w:right w:val="none" w:sz="0" w:space="0" w:color="auto"/>
                                                                  </w:divBdr>
                                                                </w:div>
                                                              </w:divsChild>
                                                            </w:div>
                                                            <w:div w:id="846864833">
                                                              <w:marLeft w:val="0"/>
                                                              <w:marRight w:val="0"/>
                                                              <w:marTop w:val="0"/>
                                                              <w:marBottom w:val="0"/>
                                                              <w:divBdr>
                                                                <w:top w:val="none" w:sz="0" w:space="0" w:color="auto"/>
                                                                <w:left w:val="none" w:sz="0" w:space="0" w:color="auto"/>
                                                                <w:bottom w:val="none" w:sz="0" w:space="0" w:color="auto"/>
                                                                <w:right w:val="none" w:sz="0" w:space="0" w:color="auto"/>
                                                              </w:divBdr>
                                                              <w:divsChild>
                                                                <w:div w:id="1119689901">
                                                                  <w:marLeft w:val="0"/>
                                                                  <w:marRight w:val="0"/>
                                                                  <w:marTop w:val="0"/>
                                                                  <w:marBottom w:val="0"/>
                                                                  <w:divBdr>
                                                                    <w:top w:val="none" w:sz="0" w:space="0" w:color="auto"/>
                                                                    <w:left w:val="none" w:sz="0" w:space="0" w:color="auto"/>
                                                                    <w:bottom w:val="none" w:sz="0" w:space="0" w:color="auto"/>
                                                                    <w:right w:val="none" w:sz="0" w:space="0" w:color="auto"/>
                                                                  </w:divBdr>
                                                                </w:div>
                                                              </w:divsChild>
                                                            </w:div>
                                                            <w:div w:id="1693531486">
                                                              <w:marLeft w:val="0"/>
                                                              <w:marRight w:val="0"/>
                                                              <w:marTop w:val="0"/>
                                                              <w:marBottom w:val="0"/>
                                                              <w:divBdr>
                                                                <w:top w:val="none" w:sz="0" w:space="0" w:color="auto"/>
                                                                <w:left w:val="none" w:sz="0" w:space="0" w:color="auto"/>
                                                                <w:bottom w:val="none" w:sz="0" w:space="0" w:color="auto"/>
                                                                <w:right w:val="none" w:sz="0" w:space="0" w:color="auto"/>
                                                              </w:divBdr>
                                                              <w:divsChild>
                                                                <w:div w:id="2029479592">
                                                                  <w:marLeft w:val="0"/>
                                                                  <w:marRight w:val="0"/>
                                                                  <w:marTop w:val="0"/>
                                                                  <w:marBottom w:val="0"/>
                                                                  <w:divBdr>
                                                                    <w:top w:val="none" w:sz="0" w:space="0" w:color="auto"/>
                                                                    <w:left w:val="none" w:sz="0" w:space="0" w:color="auto"/>
                                                                    <w:bottom w:val="none" w:sz="0" w:space="0" w:color="auto"/>
                                                                    <w:right w:val="none" w:sz="0" w:space="0" w:color="auto"/>
                                                                  </w:divBdr>
                                                                </w:div>
                                                              </w:divsChild>
                                                            </w:div>
                                                            <w:div w:id="807666753">
                                                              <w:marLeft w:val="0"/>
                                                              <w:marRight w:val="0"/>
                                                              <w:marTop w:val="0"/>
                                                              <w:marBottom w:val="0"/>
                                                              <w:divBdr>
                                                                <w:top w:val="none" w:sz="0" w:space="0" w:color="auto"/>
                                                                <w:left w:val="none" w:sz="0" w:space="0" w:color="auto"/>
                                                                <w:bottom w:val="none" w:sz="0" w:space="0" w:color="auto"/>
                                                                <w:right w:val="none" w:sz="0" w:space="0" w:color="auto"/>
                                                              </w:divBdr>
                                                              <w:divsChild>
                                                                <w:div w:id="134120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6090810">
                              <w:marLeft w:val="0"/>
                              <w:marRight w:val="0"/>
                              <w:marTop w:val="0"/>
                              <w:marBottom w:val="0"/>
                              <w:divBdr>
                                <w:top w:val="none" w:sz="0" w:space="0" w:color="auto"/>
                                <w:left w:val="none" w:sz="0" w:space="0" w:color="auto"/>
                                <w:bottom w:val="none" w:sz="0" w:space="0" w:color="auto"/>
                                <w:right w:val="none" w:sz="0" w:space="0" w:color="auto"/>
                              </w:divBdr>
                            </w:div>
                          </w:divsChild>
                        </w:div>
                        <w:div w:id="431971937">
                          <w:marLeft w:val="0"/>
                          <w:marRight w:val="0"/>
                          <w:marTop w:val="150"/>
                          <w:marBottom w:val="225"/>
                          <w:divBdr>
                            <w:top w:val="none" w:sz="0" w:space="0" w:color="auto"/>
                            <w:left w:val="none" w:sz="0" w:space="0" w:color="auto"/>
                            <w:bottom w:val="single" w:sz="6" w:space="8" w:color="FFB600"/>
                            <w:right w:val="none" w:sz="0" w:space="0" w:color="auto"/>
                          </w:divBdr>
                        </w:div>
                        <w:div w:id="1586188245">
                          <w:marLeft w:val="0"/>
                          <w:marRight w:val="0"/>
                          <w:marTop w:val="0"/>
                          <w:marBottom w:val="0"/>
                          <w:divBdr>
                            <w:top w:val="none" w:sz="0" w:space="0" w:color="auto"/>
                            <w:left w:val="none" w:sz="0" w:space="0" w:color="auto"/>
                            <w:bottom w:val="none" w:sz="0" w:space="0" w:color="auto"/>
                            <w:right w:val="none" w:sz="0" w:space="0" w:color="auto"/>
                          </w:divBdr>
                        </w:div>
                        <w:div w:id="1014847521">
                          <w:marLeft w:val="0"/>
                          <w:marRight w:val="0"/>
                          <w:marTop w:val="150"/>
                          <w:marBottom w:val="225"/>
                          <w:divBdr>
                            <w:top w:val="none" w:sz="0" w:space="0" w:color="auto"/>
                            <w:left w:val="none" w:sz="0" w:space="0" w:color="auto"/>
                            <w:bottom w:val="single" w:sz="6" w:space="8" w:color="FFB600"/>
                            <w:right w:val="none" w:sz="0" w:space="0" w:color="auto"/>
                          </w:divBdr>
                        </w:div>
                        <w:div w:id="206507">
                          <w:marLeft w:val="0"/>
                          <w:marRight w:val="0"/>
                          <w:marTop w:val="0"/>
                          <w:marBottom w:val="0"/>
                          <w:divBdr>
                            <w:top w:val="none" w:sz="0" w:space="0" w:color="auto"/>
                            <w:left w:val="none" w:sz="0" w:space="0" w:color="auto"/>
                            <w:bottom w:val="none" w:sz="0" w:space="0" w:color="auto"/>
                            <w:right w:val="none" w:sz="0" w:space="0" w:color="auto"/>
                          </w:divBdr>
                        </w:div>
                        <w:div w:id="2134207038">
                          <w:marLeft w:val="0"/>
                          <w:marRight w:val="0"/>
                          <w:marTop w:val="150"/>
                          <w:marBottom w:val="225"/>
                          <w:divBdr>
                            <w:top w:val="none" w:sz="0" w:space="0" w:color="auto"/>
                            <w:left w:val="none" w:sz="0" w:space="0" w:color="auto"/>
                            <w:bottom w:val="single" w:sz="6" w:space="8" w:color="FFB600"/>
                            <w:right w:val="none" w:sz="0" w:space="0" w:color="auto"/>
                          </w:divBdr>
                        </w:div>
                        <w:div w:id="11230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2683331">
          <w:marLeft w:val="0"/>
          <w:marRight w:val="0"/>
          <w:marTop w:val="0"/>
          <w:marBottom w:val="0"/>
          <w:divBdr>
            <w:top w:val="single" w:sz="2" w:space="0" w:color="E2E2E2"/>
            <w:left w:val="single" w:sz="2" w:space="23" w:color="E2E2E2"/>
            <w:bottom w:val="single" w:sz="2" w:space="0" w:color="E2E2E2"/>
            <w:right w:val="single" w:sz="2" w:space="23" w:color="E2E2E2"/>
          </w:divBdr>
          <w:divsChild>
            <w:div w:id="1393188564">
              <w:marLeft w:val="0"/>
              <w:marRight w:val="0"/>
              <w:marTop w:val="0"/>
              <w:marBottom w:val="0"/>
              <w:divBdr>
                <w:top w:val="none" w:sz="0" w:space="0" w:color="auto"/>
                <w:left w:val="none" w:sz="0" w:space="0" w:color="auto"/>
                <w:bottom w:val="none" w:sz="0" w:space="0" w:color="auto"/>
                <w:right w:val="none" w:sz="0" w:space="0" w:color="auto"/>
              </w:divBdr>
              <w:divsChild>
                <w:div w:id="928777979">
                  <w:marLeft w:val="0"/>
                  <w:marRight w:val="0"/>
                  <w:marTop w:val="0"/>
                  <w:marBottom w:val="300"/>
                  <w:divBdr>
                    <w:top w:val="none" w:sz="0" w:space="0" w:color="auto"/>
                    <w:left w:val="none" w:sz="0" w:space="0" w:color="auto"/>
                    <w:bottom w:val="none" w:sz="0" w:space="0" w:color="auto"/>
                    <w:right w:val="none" w:sz="0" w:space="0" w:color="auto"/>
                  </w:divBdr>
                  <w:divsChild>
                    <w:div w:id="1926528691">
                      <w:marLeft w:val="600"/>
                      <w:marRight w:val="600"/>
                      <w:marTop w:val="0"/>
                      <w:marBottom w:val="0"/>
                      <w:divBdr>
                        <w:top w:val="single" w:sz="2" w:space="0" w:color="000000"/>
                        <w:left w:val="single" w:sz="2" w:space="0" w:color="000000"/>
                        <w:bottom w:val="single" w:sz="2" w:space="0" w:color="000000"/>
                        <w:right w:val="single" w:sz="2" w:space="0" w:color="000000"/>
                      </w:divBdr>
                      <w:divsChild>
                        <w:div w:id="1118335883">
                          <w:marLeft w:val="0"/>
                          <w:marRight w:val="0"/>
                          <w:marTop w:val="150"/>
                          <w:marBottom w:val="225"/>
                          <w:divBdr>
                            <w:top w:val="none" w:sz="0" w:space="0" w:color="auto"/>
                            <w:left w:val="none" w:sz="0" w:space="0" w:color="auto"/>
                            <w:bottom w:val="single" w:sz="6" w:space="8" w:color="FFB600"/>
                            <w:right w:val="none" w:sz="0" w:space="0" w:color="auto"/>
                          </w:divBdr>
                        </w:div>
                        <w:div w:id="1734810885">
                          <w:marLeft w:val="0"/>
                          <w:marRight w:val="0"/>
                          <w:marTop w:val="0"/>
                          <w:marBottom w:val="0"/>
                          <w:divBdr>
                            <w:top w:val="none" w:sz="0" w:space="0" w:color="auto"/>
                            <w:left w:val="none" w:sz="0" w:space="0" w:color="auto"/>
                            <w:bottom w:val="none" w:sz="0" w:space="0" w:color="auto"/>
                            <w:right w:val="none" w:sz="0" w:space="0" w:color="auto"/>
                          </w:divBdr>
                        </w:div>
                        <w:div w:id="1419860785">
                          <w:marLeft w:val="0"/>
                          <w:marRight w:val="0"/>
                          <w:marTop w:val="150"/>
                          <w:marBottom w:val="225"/>
                          <w:divBdr>
                            <w:top w:val="none" w:sz="0" w:space="0" w:color="auto"/>
                            <w:left w:val="none" w:sz="0" w:space="0" w:color="auto"/>
                            <w:bottom w:val="single" w:sz="6" w:space="8" w:color="FFB600"/>
                            <w:right w:val="none" w:sz="0" w:space="0" w:color="auto"/>
                          </w:divBdr>
                        </w:div>
                        <w:div w:id="2002466813">
                          <w:marLeft w:val="0"/>
                          <w:marRight w:val="0"/>
                          <w:marTop w:val="0"/>
                          <w:marBottom w:val="0"/>
                          <w:divBdr>
                            <w:top w:val="none" w:sz="0" w:space="0" w:color="auto"/>
                            <w:left w:val="none" w:sz="0" w:space="0" w:color="auto"/>
                            <w:bottom w:val="none" w:sz="0" w:space="0" w:color="auto"/>
                            <w:right w:val="none" w:sz="0" w:space="0" w:color="auto"/>
                          </w:divBdr>
                        </w:div>
                        <w:div w:id="1846438719">
                          <w:marLeft w:val="0"/>
                          <w:marRight w:val="0"/>
                          <w:marTop w:val="150"/>
                          <w:marBottom w:val="225"/>
                          <w:divBdr>
                            <w:top w:val="none" w:sz="0" w:space="0" w:color="auto"/>
                            <w:left w:val="none" w:sz="0" w:space="0" w:color="auto"/>
                            <w:bottom w:val="single" w:sz="6" w:space="8" w:color="FFB600"/>
                            <w:right w:val="none" w:sz="0" w:space="0" w:color="auto"/>
                          </w:divBdr>
                        </w:div>
                        <w:div w:id="1888030737">
                          <w:marLeft w:val="0"/>
                          <w:marRight w:val="0"/>
                          <w:marTop w:val="0"/>
                          <w:marBottom w:val="0"/>
                          <w:divBdr>
                            <w:top w:val="none" w:sz="0" w:space="0" w:color="auto"/>
                            <w:left w:val="none" w:sz="0" w:space="0" w:color="auto"/>
                            <w:bottom w:val="none" w:sz="0" w:space="0" w:color="auto"/>
                            <w:right w:val="none" w:sz="0" w:space="0" w:color="auto"/>
                          </w:divBdr>
                        </w:div>
                        <w:div w:id="1682583433">
                          <w:marLeft w:val="0"/>
                          <w:marRight w:val="0"/>
                          <w:marTop w:val="150"/>
                          <w:marBottom w:val="225"/>
                          <w:divBdr>
                            <w:top w:val="none" w:sz="0" w:space="0" w:color="auto"/>
                            <w:left w:val="none" w:sz="0" w:space="0" w:color="auto"/>
                            <w:bottom w:val="single" w:sz="6" w:space="8" w:color="FFB600"/>
                            <w:right w:val="none" w:sz="0" w:space="0" w:color="auto"/>
                          </w:divBdr>
                        </w:div>
                        <w:div w:id="468018993">
                          <w:marLeft w:val="0"/>
                          <w:marRight w:val="0"/>
                          <w:marTop w:val="0"/>
                          <w:marBottom w:val="0"/>
                          <w:divBdr>
                            <w:top w:val="none" w:sz="0" w:space="0" w:color="auto"/>
                            <w:left w:val="none" w:sz="0" w:space="0" w:color="auto"/>
                            <w:bottom w:val="none" w:sz="0" w:space="0" w:color="auto"/>
                            <w:right w:val="none" w:sz="0" w:space="0" w:color="auto"/>
                          </w:divBdr>
                        </w:div>
                        <w:div w:id="2072579930">
                          <w:marLeft w:val="0"/>
                          <w:marRight w:val="0"/>
                          <w:marTop w:val="150"/>
                          <w:marBottom w:val="225"/>
                          <w:divBdr>
                            <w:top w:val="none" w:sz="0" w:space="0" w:color="auto"/>
                            <w:left w:val="none" w:sz="0" w:space="0" w:color="auto"/>
                            <w:bottom w:val="single" w:sz="6" w:space="8" w:color="FFB600"/>
                            <w:right w:val="none" w:sz="0" w:space="0" w:color="auto"/>
                          </w:divBdr>
                        </w:div>
                        <w:div w:id="1768577921">
                          <w:marLeft w:val="0"/>
                          <w:marRight w:val="0"/>
                          <w:marTop w:val="0"/>
                          <w:marBottom w:val="0"/>
                          <w:divBdr>
                            <w:top w:val="none" w:sz="0" w:space="0" w:color="auto"/>
                            <w:left w:val="none" w:sz="0" w:space="0" w:color="auto"/>
                            <w:bottom w:val="none" w:sz="0" w:space="0" w:color="auto"/>
                            <w:right w:val="none" w:sz="0" w:space="0" w:color="auto"/>
                          </w:divBdr>
                        </w:div>
                        <w:div w:id="1948341267">
                          <w:marLeft w:val="0"/>
                          <w:marRight w:val="0"/>
                          <w:marTop w:val="150"/>
                          <w:marBottom w:val="225"/>
                          <w:divBdr>
                            <w:top w:val="none" w:sz="0" w:space="0" w:color="auto"/>
                            <w:left w:val="none" w:sz="0" w:space="0" w:color="auto"/>
                            <w:bottom w:val="single" w:sz="6" w:space="8" w:color="FFB600"/>
                            <w:right w:val="none" w:sz="0" w:space="0" w:color="auto"/>
                          </w:divBdr>
                        </w:div>
                        <w:div w:id="2018651533">
                          <w:marLeft w:val="0"/>
                          <w:marRight w:val="0"/>
                          <w:marTop w:val="0"/>
                          <w:marBottom w:val="0"/>
                          <w:divBdr>
                            <w:top w:val="none" w:sz="0" w:space="0" w:color="auto"/>
                            <w:left w:val="none" w:sz="0" w:space="0" w:color="auto"/>
                            <w:bottom w:val="none" w:sz="0" w:space="0" w:color="auto"/>
                            <w:right w:val="none" w:sz="0" w:space="0" w:color="auto"/>
                          </w:divBdr>
                        </w:div>
                        <w:div w:id="471291635">
                          <w:marLeft w:val="0"/>
                          <w:marRight w:val="0"/>
                          <w:marTop w:val="150"/>
                          <w:marBottom w:val="225"/>
                          <w:divBdr>
                            <w:top w:val="none" w:sz="0" w:space="0" w:color="auto"/>
                            <w:left w:val="none" w:sz="0" w:space="0" w:color="auto"/>
                            <w:bottom w:val="single" w:sz="6" w:space="8" w:color="FFB600"/>
                            <w:right w:val="none" w:sz="0" w:space="0" w:color="auto"/>
                          </w:divBdr>
                        </w:div>
                        <w:div w:id="107925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385567">
          <w:marLeft w:val="0"/>
          <w:marRight w:val="0"/>
          <w:marTop w:val="0"/>
          <w:marBottom w:val="0"/>
          <w:divBdr>
            <w:top w:val="single" w:sz="2" w:space="0" w:color="E2E2E2"/>
            <w:left w:val="single" w:sz="2" w:space="23" w:color="E2E2E2"/>
            <w:bottom w:val="single" w:sz="2" w:space="0" w:color="E2E2E2"/>
            <w:right w:val="single" w:sz="2" w:space="23" w:color="E2E2E2"/>
          </w:divBdr>
          <w:divsChild>
            <w:div w:id="473060249">
              <w:marLeft w:val="0"/>
              <w:marRight w:val="0"/>
              <w:marTop w:val="0"/>
              <w:marBottom w:val="0"/>
              <w:divBdr>
                <w:top w:val="none" w:sz="0" w:space="0" w:color="auto"/>
                <w:left w:val="none" w:sz="0" w:space="0" w:color="auto"/>
                <w:bottom w:val="none" w:sz="0" w:space="0" w:color="auto"/>
                <w:right w:val="none" w:sz="0" w:space="0" w:color="auto"/>
              </w:divBdr>
              <w:divsChild>
                <w:div w:id="1951862152">
                  <w:marLeft w:val="0"/>
                  <w:marRight w:val="0"/>
                  <w:marTop w:val="0"/>
                  <w:marBottom w:val="300"/>
                  <w:divBdr>
                    <w:top w:val="none" w:sz="0" w:space="0" w:color="auto"/>
                    <w:left w:val="none" w:sz="0" w:space="0" w:color="auto"/>
                    <w:bottom w:val="none" w:sz="0" w:space="0" w:color="auto"/>
                    <w:right w:val="none" w:sz="0" w:space="0" w:color="auto"/>
                  </w:divBdr>
                  <w:divsChild>
                    <w:div w:id="210845703">
                      <w:marLeft w:val="600"/>
                      <w:marRight w:val="600"/>
                      <w:marTop w:val="0"/>
                      <w:marBottom w:val="0"/>
                      <w:divBdr>
                        <w:top w:val="single" w:sz="2" w:space="0" w:color="000000"/>
                        <w:left w:val="single" w:sz="2" w:space="0" w:color="000000"/>
                        <w:bottom w:val="single" w:sz="2" w:space="0" w:color="000000"/>
                        <w:right w:val="single" w:sz="2" w:space="0" w:color="000000"/>
                      </w:divBdr>
                      <w:divsChild>
                        <w:div w:id="1669823852">
                          <w:marLeft w:val="0"/>
                          <w:marRight w:val="0"/>
                          <w:marTop w:val="150"/>
                          <w:marBottom w:val="225"/>
                          <w:divBdr>
                            <w:top w:val="none" w:sz="0" w:space="0" w:color="auto"/>
                            <w:left w:val="none" w:sz="0" w:space="0" w:color="auto"/>
                            <w:bottom w:val="single" w:sz="6" w:space="8" w:color="FFB600"/>
                            <w:right w:val="none" w:sz="0" w:space="0" w:color="auto"/>
                          </w:divBdr>
                        </w:div>
                        <w:div w:id="1027488440">
                          <w:marLeft w:val="0"/>
                          <w:marRight w:val="0"/>
                          <w:marTop w:val="0"/>
                          <w:marBottom w:val="0"/>
                          <w:divBdr>
                            <w:top w:val="none" w:sz="0" w:space="0" w:color="auto"/>
                            <w:left w:val="none" w:sz="0" w:space="0" w:color="auto"/>
                            <w:bottom w:val="none" w:sz="0" w:space="0" w:color="auto"/>
                            <w:right w:val="none" w:sz="0" w:space="0" w:color="auto"/>
                          </w:divBdr>
                        </w:div>
                        <w:div w:id="872619824">
                          <w:marLeft w:val="0"/>
                          <w:marRight w:val="0"/>
                          <w:marTop w:val="150"/>
                          <w:marBottom w:val="225"/>
                          <w:divBdr>
                            <w:top w:val="none" w:sz="0" w:space="0" w:color="auto"/>
                            <w:left w:val="none" w:sz="0" w:space="0" w:color="auto"/>
                            <w:bottom w:val="single" w:sz="6" w:space="8" w:color="FFB600"/>
                            <w:right w:val="none" w:sz="0" w:space="0" w:color="auto"/>
                          </w:divBdr>
                        </w:div>
                        <w:div w:id="381440797">
                          <w:marLeft w:val="0"/>
                          <w:marRight w:val="0"/>
                          <w:marTop w:val="0"/>
                          <w:marBottom w:val="0"/>
                          <w:divBdr>
                            <w:top w:val="none" w:sz="0" w:space="0" w:color="auto"/>
                            <w:left w:val="none" w:sz="0" w:space="0" w:color="auto"/>
                            <w:bottom w:val="none" w:sz="0" w:space="0" w:color="auto"/>
                            <w:right w:val="none" w:sz="0" w:space="0" w:color="auto"/>
                          </w:divBdr>
                        </w:div>
                        <w:div w:id="540751611">
                          <w:marLeft w:val="0"/>
                          <w:marRight w:val="0"/>
                          <w:marTop w:val="150"/>
                          <w:marBottom w:val="225"/>
                          <w:divBdr>
                            <w:top w:val="none" w:sz="0" w:space="0" w:color="auto"/>
                            <w:left w:val="none" w:sz="0" w:space="0" w:color="auto"/>
                            <w:bottom w:val="single" w:sz="6" w:space="8" w:color="FFB600"/>
                            <w:right w:val="none" w:sz="0" w:space="0" w:color="auto"/>
                          </w:divBdr>
                        </w:div>
                        <w:div w:id="1145974076">
                          <w:marLeft w:val="0"/>
                          <w:marRight w:val="0"/>
                          <w:marTop w:val="0"/>
                          <w:marBottom w:val="0"/>
                          <w:divBdr>
                            <w:top w:val="none" w:sz="0" w:space="0" w:color="auto"/>
                            <w:left w:val="none" w:sz="0" w:space="0" w:color="auto"/>
                            <w:bottom w:val="none" w:sz="0" w:space="0" w:color="auto"/>
                            <w:right w:val="none" w:sz="0" w:space="0" w:color="auto"/>
                          </w:divBdr>
                        </w:div>
                        <w:div w:id="2066758693">
                          <w:marLeft w:val="0"/>
                          <w:marRight w:val="0"/>
                          <w:marTop w:val="150"/>
                          <w:marBottom w:val="225"/>
                          <w:divBdr>
                            <w:top w:val="none" w:sz="0" w:space="0" w:color="auto"/>
                            <w:left w:val="none" w:sz="0" w:space="0" w:color="auto"/>
                            <w:bottom w:val="single" w:sz="6" w:space="8" w:color="FFB600"/>
                            <w:right w:val="none" w:sz="0" w:space="0" w:color="auto"/>
                          </w:divBdr>
                        </w:div>
                        <w:div w:id="1904172928">
                          <w:marLeft w:val="0"/>
                          <w:marRight w:val="0"/>
                          <w:marTop w:val="0"/>
                          <w:marBottom w:val="0"/>
                          <w:divBdr>
                            <w:top w:val="none" w:sz="0" w:space="0" w:color="auto"/>
                            <w:left w:val="none" w:sz="0" w:space="0" w:color="auto"/>
                            <w:bottom w:val="none" w:sz="0" w:space="0" w:color="auto"/>
                            <w:right w:val="none" w:sz="0" w:space="0" w:color="auto"/>
                          </w:divBdr>
                        </w:div>
                        <w:div w:id="1517885809">
                          <w:marLeft w:val="0"/>
                          <w:marRight w:val="0"/>
                          <w:marTop w:val="150"/>
                          <w:marBottom w:val="225"/>
                          <w:divBdr>
                            <w:top w:val="none" w:sz="0" w:space="0" w:color="auto"/>
                            <w:left w:val="none" w:sz="0" w:space="0" w:color="auto"/>
                            <w:bottom w:val="single" w:sz="6" w:space="8" w:color="FFB600"/>
                            <w:right w:val="none" w:sz="0" w:space="0" w:color="auto"/>
                          </w:divBdr>
                        </w:div>
                        <w:div w:id="365062213">
                          <w:marLeft w:val="0"/>
                          <w:marRight w:val="0"/>
                          <w:marTop w:val="0"/>
                          <w:marBottom w:val="0"/>
                          <w:divBdr>
                            <w:top w:val="none" w:sz="0" w:space="0" w:color="auto"/>
                            <w:left w:val="none" w:sz="0" w:space="0" w:color="auto"/>
                            <w:bottom w:val="none" w:sz="0" w:space="0" w:color="auto"/>
                            <w:right w:val="none" w:sz="0" w:space="0" w:color="auto"/>
                          </w:divBdr>
                        </w:div>
                        <w:div w:id="1158763147">
                          <w:marLeft w:val="0"/>
                          <w:marRight w:val="0"/>
                          <w:marTop w:val="150"/>
                          <w:marBottom w:val="225"/>
                          <w:divBdr>
                            <w:top w:val="none" w:sz="0" w:space="0" w:color="auto"/>
                            <w:left w:val="none" w:sz="0" w:space="0" w:color="auto"/>
                            <w:bottom w:val="single" w:sz="6" w:space="8" w:color="FFB600"/>
                            <w:right w:val="none" w:sz="0" w:space="0" w:color="auto"/>
                          </w:divBdr>
                        </w:div>
                        <w:div w:id="1263999391">
                          <w:marLeft w:val="0"/>
                          <w:marRight w:val="0"/>
                          <w:marTop w:val="0"/>
                          <w:marBottom w:val="0"/>
                          <w:divBdr>
                            <w:top w:val="none" w:sz="0" w:space="0" w:color="auto"/>
                            <w:left w:val="none" w:sz="0" w:space="0" w:color="auto"/>
                            <w:bottom w:val="none" w:sz="0" w:space="0" w:color="auto"/>
                            <w:right w:val="none" w:sz="0" w:space="0" w:color="auto"/>
                          </w:divBdr>
                        </w:div>
                        <w:div w:id="80876419">
                          <w:marLeft w:val="0"/>
                          <w:marRight w:val="0"/>
                          <w:marTop w:val="150"/>
                          <w:marBottom w:val="225"/>
                          <w:divBdr>
                            <w:top w:val="none" w:sz="0" w:space="0" w:color="auto"/>
                            <w:left w:val="none" w:sz="0" w:space="0" w:color="auto"/>
                            <w:bottom w:val="single" w:sz="6" w:space="8" w:color="FFB600"/>
                            <w:right w:val="none" w:sz="0" w:space="0" w:color="auto"/>
                          </w:divBdr>
                        </w:div>
                        <w:div w:id="120734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809178">
          <w:marLeft w:val="0"/>
          <w:marRight w:val="0"/>
          <w:marTop w:val="0"/>
          <w:marBottom w:val="0"/>
          <w:divBdr>
            <w:top w:val="single" w:sz="2" w:space="0" w:color="E2E2E2"/>
            <w:left w:val="single" w:sz="2" w:space="23" w:color="E2E2E2"/>
            <w:bottom w:val="single" w:sz="2" w:space="0" w:color="E2E2E2"/>
            <w:right w:val="single" w:sz="2" w:space="23" w:color="E2E2E2"/>
          </w:divBdr>
          <w:divsChild>
            <w:div w:id="479075514">
              <w:marLeft w:val="0"/>
              <w:marRight w:val="0"/>
              <w:marTop w:val="0"/>
              <w:marBottom w:val="0"/>
              <w:divBdr>
                <w:top w:val="none" w:sz="0" w:space="0" w:color="auto"/>
                <w:left w:val="none" w:sz="0" w:space="0" w:color="auto"/>
                <w:bottom w:val="none" w:sz="0" w:space="0" w:color="auto"/>
                <w:right w:val="none" w:sz="0" w:space="0" w:color="auto"/>
              </w:divBdr>
              <w:divsChild>
                <w:div w:id="1994526668">
                  <w:marLeft w:val="0"/>
                  <w:marRight w:val="0"/>
                  <w:marTop w:val="0"/>
                  <w:marBottom w:val="300"/>
                  <w:divBdr>
                    <w:top w:val="none" w:sz="0" w:space="0" w:color="auto"/>
                    <w:left w:val="none" w:sz="0" w:space="0" w:color="auto"/>
                    <w:bottom w:val="none" w:sz="0" w:space="0" w:color="auto"/>
                    <w:right w:val="none" w:sz="0" w:space="0" w:color="auto"/>
                  </w:divBdr>
                  <w:divsChild>
                    <w:div w:id="1272594977">
                      <w:marLeft w:val="600"/>
                      <w:marRight w:val="600"/>
                      <w:marTop w:val="0"/>
                      <w:marBottom w:val="0"/>
                      <w:divBdr>
                        <w:top w:val="single" w:sz="2" w:space="0" w:color="000000"/>
                        <w:left w:val="single" w:sz="2" w:space="0" w:color="000000"/>
                        <w:bottom w:val="single" w:sz="2" w:space="0" w:color="000000"/>
                        <w:right w:val="single" w:sz="2" w:space="0" w:color="000000"/>
                      </w:divBdr>
                      <w:divsChild>
                        <w:div w:id="1635519889">
                          <w:marLeft w:val="0"/>
                          <w:marRight w:val="0"/>
                          <w:marTop w:val="150"/>
                          <w:marBottom w:val="225"/>
                          <w:divBdr>
                            <w:top w:val="none" w:sz="0" w:space="0" w:color="auto"/>
                            <w:left w:val="none" w:sz="0" w:space="0" w:color="auto"/>
                            <w:bottom w:val="single" w:sz="6" w:space="8" w:color="FFB600"/>
                            <w:right w:val="none" w:sz="0" w:space="0" w:color="auto"/>
                          </w:divBdr>
                        </w:div>
                        <w:div w:id="387188668">
                          <w:marLeft w:val="0"/>
                          <w:marRight w:val="0"/>
                          <w:marTop w:val="0"/>
                          <w:marBottom w:val="0"/>
                          <w:divBdr>
                            <w:top w:val="none" w:sz="0" w:space="0" w:color="auto"/>
                            <w:left w:val="none" w:sz="0" w:space="0" w:color="auto"/>
                            <w:bottom w:val="none" w:sz="0" w:space="0" w:color="auto"/>
                            <w:right w:val="none" w:sz="0" w:space="0" w:color="auto"/>
                          </w:divBdr>
                          <w:divsChild>
                            <w:div w:id="1931767222">
                              <w:blockQuote w:val="1"/>
                              <w:marLeft w:val="720"/>
                              <w:marRight w:val="720"/>
                              <w:marTop w:val="480"/>
                              <w:marBottom w:val="480"/>
                              <w:divBdr>
                                <w:top w:val="none" w:sz="0" w:space="11" w:color="FFB600"/>
                                <w:left w:val="single" w:sz="24" w:space="11" w:color="FFB600"/>
                                <w:bottom w:val="none" w:sz="0" w:space="11" w:color="FFB600"/>
                                <w:right w:val="none" w:sz="0" w:space="11" w:color="FFB600"/>
                              </w:divBdr>
                            </w:div>
                            <w:div w:id="292097839">
                              <w:blockQuote w:val="1"/>
                              <w:marLeft w:val="720"/>
                              <w:marRight w:val="720"/>
                              <w:marTop w:val="480"/>
                              <w:marBottom w:val="480"/>
                              <w:divBdr>
                                <w:top w:val="none" w:sz="0" w:space="11" w:color="FFB600"/>
                                <w:left w:val="single" w:sz="24" w:space="11" w:color="FFB600"/>
                                <w:bottom w:val="none" w:sz="0" w:space="11" w:color="FFB600"/>
                                <w:right w:val="none" w:sz="0" w:space="11" w:color="FFB600"/>
                              </w:divBdr>
                            </w:div>
                          </w:divsChild>
                        </w:div>
                      </w:divsChild>
                    </w:div>
                  </w:divsChild>
                </w:div>
              </w:divsChild>
            </w:div>
          </w:divsChild>
        </w:div>
        <w:div w:id="1055737143">
          <w:marLeft w:val="0"/>
          <w:marRight w:val="0"/>
          <w:marTop w:val="0"/>
          <w:marBottom w:val="0"/>
          <w:divBdr>
            <w:top w:val="single" w:sz="2" w:space="0" w:color="E2E2E2"/>
            <w:left w:val="single" w:sz="2" w:space="23" w:color="E2E2E2"/>
            <w:bottom w:val="single" w:sz="2" w:space="0" w:color="E2E2E2"/>
            <w:right w:val="single" w:sz="2" w:space="23" w:color="E2E2E2"/>
          </w:divBdr>
          <w:divsChild>
            <w:div w:id="1359938952">
              <w:marLeft w:val="0"/>
              <w:marRight w:val="0"/>
              <w:marTop w:val="0"/>
              <w:marBottom w:val="0"/>
              <w:divBdr>
                <w:top w:val="none" w:sz="0" w:space="0" w:color="auto"/>
                <w:left w:val="none" w:sz="0" w:space="0" w:color="auto"/>
                <w:bottom w:val="none" w:sz="0" w:space="0" w:color="auto"/>
                <w:right w:val="none" w:sz="0" w:space="0" w:color="auto"/>
              </w:divBdr>
              <w:divsChild>
                <w:div w:id="1909343689">
                  <w:marLeft w:val="0"/>
                  <w:marRight w:val="0"/>
                  <w:marTop w:val="0"/>
                  <w:marBottom w:val="300"/>
                  <w:divBdr>
                    <w:top w:val="none" w:sz="0" w:space="0" w:color="auto"/>
                    <w:left w:val="none" w:sz="0" w:space="0" w:color="auto"/>
                    <w:bottom w:val="none" w:sz="0" w:space="0" w:color="auto"/>
                    <w:right w:val="none" w:sz="0" w:space="0" w:color="auto"/>
                  </w:divBdr>
                  <w:divsChild>
                    <w:div w:id="1464957817">
                      <w:marLeft w:val="600"/>
                      <w:marRight w:val="600"/>
                      <w:marTop w:val="0"/>
                      <w:marBottom w:val="0"/>
                      <w:divBdr>
                        <w:top w:val="single" w:sz="2" w:space="0" w:color="000000"/>
                        <w:left w:val="single" w:sz="2" w:space="0" w:color="000000"/>
                        <w:bottom w:val="single" w:sz="2" w:space="0" w:color="000000"/>
                        <w:right w:val="single" w:sz="2" w:space="0" w:color="000000"/>
                      </w:divBdr>
                      <w:divsChild>
                        <w:div w:id="49364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1228977">
          <w:marLeft w:val="0"/>
          <w:marRight w:val="0"/>
          <w:marTop w:val="0"/>
          <w:marBottom w:val="0"/>
          <w:divBdr>
            <w:top w:val="single" w:sz="2" w:space="0" w:color="E2E2E2"/>
            <w:left w:val="single" w:sz="2" w:space="23" w:color="E2E2E2"/>
            <w:bottom w:val="single" w:sz="2" w:space="0" w:color="E2E2E2"/>
            <w:right w:val="single" w:sz="2" w:space="23" w:color="E2E2E2"/>
          </w:divBdr>
          <w:divsChild>
            <w:div w:id="1086195614">
              <w:marLeft w:val="0"/>
              <w:marRight w:val="0"/>
              <w:marTop w:val="0"/>
              <w:marBottom w:val="0"/>
              <w:divBdr>
                <w:top w:val="none" w:sz="0" w:space="0" w:color="auto"/>
                <w:left w:val="none" w:sz="0" w:space="0" w:color="auto"/>
                <w:bottom w:val="none" w:sz="0" w:space="0" w:color="auto"/>
                <w:right w:val="none" w:sz="0" w:space="0" w:color="auto"/>
              </w:divBdr>
              <w:divsChild>
                <w:div w:id="464275529">
                  <w:marLeft w:val="0"/>
                  <w:marRight w:val="0"/>
                  <w:marTop w:val="0"/>
                  <w:marBottom w:val="300"/>
                  <w:divBdr>
                    <w:top w:val="none" w:sz="0" w:space="0" w:color="auto"/>
                    <w:left w:val="none" w:sz="0" w:space="0" w:color="auto"/>
                    <w:bottom w:val="none" w:sz="0" w:space="0" w:color="auto"/>
                    <w:right w:val="none" w:sz="0" w:space="0" w:color="auto"/>
                  </w:divBdr>
                  <w:divsChild>
                    <w:div w:id="631181334">
                      <w:marLeft w:val="600"/>
                      <w:marRight w:val="600"/>
                      <w:marTop w:val="0"/>
                      <w:marBottom w:val="0"/>
                      <w:divBdr>
                        <w:top w:val="single" w:sz="2" w:space="0" w:color="000000"/>
                        <w:left w:val="single" w:sz="2" w:space="0" w:color="000000"/>
                        <w:bottom w:val="single" w:sz="2" w:space="0" w:color="000000"/>
                        <w:right w:val="single" w:sz="2" w:space="0" w:color="000000"/>
                      </w:divBdr>
                      <w:divsChild>
                        <w:div w:id="201872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wp-content/uploads/2024/04/nifi-configure-processor-settings-scheduling1.png" TargetMode="External"/><Relationship Id="rId21" Type="http://schemas.openxmlformats.org/officeDocument/2006/relationships/image" Target="media/image8.png"/><Relationship Id="rId42" Type="http://schemas.openxmlformats.org/officeDocument/2006/relationships/image" Target="media/image19.png"/><Relationship Id="rId47" Type="http://schemas.openxmlformats.org/officeDocument/2006/relationships/hyperlink" Target="http://localhost/wp-content/uploads/2024/04/nifi-connectiom-settings2.png" TargetMode="External"/><Relationship Id="rId63" Type="http://schemas.openxmlformats.org/officeDocument/2006/relationships/hyperlink" Target="http://localhost/wp-content/uploads/2024/04/nifi-dataflow-output-fileslist.png" TargetMode="External"/><Relationship Id="rId68"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localhost/wp-content/uploads/2024/04/nifi-first-flow-processors.pn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localhost/wp-content/uploads/2024/04/nifi-configure-processor-settings-name1.png" TargetMode="External"/><Relationship Id="rId32" Type="http://schemas.openxmlformats.org/officeDocument/2006/relationships/hyperlink" Target="http://localhost/wp-content/uploads/2024/04/nifi-configure-processor-settings-relationships.png" TargetMode="External"/><Relationship Id="rId37" Type="http://schemas.openxmlformats.org/officeDocument/2006/relationships/image" Target="media/image16.png"/><Relationship Id="rId40" Type="http://schemas.openxmlformats.org/officeDocument/2006/relationships/image" Target="media/image18.png"/><Relationship Id="rId45" Type="http://schemas.openxmlformats.org/officeDocument/2006/relationships/hyperlink" Target="http://localhost/wp-content/uploads/2024/04/nifi-connecting-processors.png" TargetMode="External"/><Relationship Id="rId53" Type="http://schemas.openxmlformats.org/officeDocument/2006/relationships/hyperlink" Target="http://localhost/wp-content/uploads/2024/04/nifi-run-dataflow.png" TargetMode="External"/><Relationship Id="rId58" Type="http://schemas.openxmlformats.org/officeDocument/2006/relationships/image" Target="media/image27.png"/><Relationship Id="rId66" Type="http://schemas.openxmlformats.org/officeDocument/2006/relationships/image" Target="media/image31.png"/><Relationship Id="rId5" Type="http://schemas.openxmlformats.org/officeDocument/2006/relationships/hyperlink" Target="https://nifi.apache.org/docs/nifi-docs/html/user-guide.html" TargetMode="External"/><Relationship Id="rId61" Type="http://schemas.openxmlformats.org/officeDocument/2006/relationships/hyperlink" Target="http://localhost/wp-content/uploads/2024/04/nifi-datalow-stop1.png" TargetMode="External"/><Relationship Id="rId19" Type="http://schemas.openxmlformats.org/officeDocument/2006/relationships/image" Target="media/image7.png"/><Relationship Id="rId14" Type="http://schemas.openxmlformats.org/officeDocument/2006/relationships/hyperlink" Target="http://localhost/wp-content/uploads/2024/04/nifi-generateflowfile-processor.png" TargetMode="External"/><Relationship Id="rId22" Type="http://schemas.openxmlformats.org/officeDocument/2006/relationships/hyperlink" Target="http://localhost/wp-content/uploads/2024/04/nifi-configure-processor-settings.png" TargetMode="External"/><Relationship Id="rId27" Type="http://schemas.openxmlformats.org/officeDocument/2006/relationships/image" Target="media/image11.png"/><Relationship Id="rId30" Type="http://schemas.openxmlformats.org/officeDocument/2006/relationships/hyperlink" Target="http://localhost/wp-content/uploads/2024/04/nifi-configure-processor-settings-properties-final.png" TargetMode="External"/><Relationship Id="rId35" Type="http://schemas.openxmlformats.org/officeDocument/2006/relationships/image" Target="media/image15.png"/><Relationship Id="rId43" Type="http://schemas.openxmlformats.org/officeDocument/2006/relationships/hyperlink" Target="http://localhost/wp-content/uploads/2024/04/nifi-configure-putprocessor-properties-apply.png" TargetMode="External"/><Relationship Id="rId48" Type="http://schemas.openxmlformats.org/officeDocument/2006/relationships/image" Target="media/image22.png"/><Relationship Id="rId56" Type="http://schemas.openxmlformats.org/officeDocument/2006/relationships/image" Target="media/image26.png"/><Relationship Id="rId64" Type="http://schemas.openxmlformats.org/officeDocument/2006/relationships/image" Target="media/image30.png"/><Relationship Id="rId69" Type="http://schemas.openxmlformats.org/officeDocument/2006/relationships/theme" Target="theme/theme1.xml"/><Relationship Id="rId8" Type="http://schemas.openxmlformats.org/officeDocument/2006/relationships/hyperlink" Target="http://localhost/wp-content/uploads/2024/04/nifi-procees-group-added.png" TargetMode="External"/><Relationship Id="rId51" Type="http://schemas.openxmlformats.org/officeDocument/2006/relationships/hyperlink" Target="http://localhost/wp-content/uploads/2024/04/nifi-dataflow-ready-to-run1.png" TargetMode="External"/><Relationship Id="rId3" Type="http://schemas.openxmlformats.org/officeDocument/2006/relationships/settings" Target="settings.xml"/><Relationship Id="rId12" Type="http://schemas.openxmlformats.org/officeDocument/2006/relationships/hyperlink" Target="http://localhost/wp-content/uploads/2024/04/Capture-decran-2024-04-23-205206-1.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localhost/wp-content/uploads/2024/04/nifi-configure-putprocessor-scheduling.png" TargetMode="External"/><Relationship Id="rId46" Type="http://schemas.openxmlformats.org/officeDocument/2006/relationships/image" Target="media/image21.png"/><Relationship Id="rId59" Type="http://schemas.openxmlformats.org/officeDocument/2006/relationships/hyperlink" Target="http://localhost/wp-content/uploads/2024/04/nifi-queue-flowfiles-content.png" TargetMode="External"/><Relationship Id="rId67" Type="http://schemas.openxmlformats.org/officeDocument/2006/relationships/hyperlink" Target="http://localhost/wp-content/uploads/2024/04/First_Nifi_Flow.xml" TargetMode="External"/><Relationship Id="rId20" Type="http://schemas.openxmlformats.org/officeDocument/2006/relationships/hyperlink" Target="http://localhost/wp-content/uploads/2024/04/nifi-configuure-processor.png" TargetMode="External"/><Relationship Id="rId41" Type="http://schemas.openxmlformats.org/officeDocument/2006/relationships/hyperlink" Target="http://localhost/wp-content/uploads/2024/04/nifi-configure-putprocessor-relashionships.png" TargetMode="External"/><Relationship Id="rId54" Type="http://schemas.openxmlformats.org/officeDocument/2006/relationships/image" Target="media/image25.png"/><Relationship Id="rId62" Type="http://schemas.openxmlformats.org/officeDocument/2006/relationships/image" Target="media/image29.png"/><Relationship Id="rId1" Type="http://schemas.openxmlformats.org/officeDocument/2006/relationships/numbering" Target="numbering.xml"/><Relationship Id="rId6" Type="http://schemas.openxmlformats.org/officeDocument/2006/relationships/hyperlink" Target="http://localhost/wp-content/uploads/2024/04/nifi-add-process-group-1.png"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localhost/wp-content/uploads/2024/04/nifi-configure-processor-settings-properties-text.png" TargetMode="External"/><Relationship Id="rId36" Type="http://schemas.openxmlformats.org/officeDocument/2006/relationships/hyperlink" Target="http://localhost/wp-content/uploads/2024/04/nifi-configure-putprocessor-name1.png" TargetMode="External"/><Relationship Id="rId49" Type="http://schemas.openxmlformats.org/officeDocument/2006/relationships/hyperlink" Target="http://localhost/wp-content/uploads/2024/04/nifi-connectiom-settings1.png" TargetMode="External"/><Relationship Id="rId57" Type="http://schemas.openxmlformats.org/officeDocument/2006/relationships/hyperlink" Target="http://localhost/wp-content/uploads/2024/04/nifi-queue-flowfiles-list.png" TargetMode="External"/><Relationship Id="rId10" Type="http://schemas.openxmlformats.org/officeDocument/2006/relationships/hyperlink" Target="http://localhost/wp-content/uploads/2024/04/nifi-breadcombbar.png" TargetMode="External"/><Relationship Id="rId31" Type="http://schemas.openxmlformats.org/officeDocument/2006/relationships/image" Target="media/image13.png"/><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8.png"/><Relationship Id="rId65" Type="http://schemas.openxmlformats.org/officeDocument/2006/relationships/hyperlink" Target="http://localhost/wp-content/uploads/2024/04/Capture-decran-2024-04-24-143708.png" TargetMode="Externa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localhost/wp-content/uploads/2024/04/nifi-processor-warnings.png" TargetMode="External"/><Relationship Id="rId39" Type="http://schemas.openxmlformats.org/officeDocument/2006/relationships/image" Target="media/image17.png"/><Relationship Id="rId34" Type="http://schemas.openxmlformats.org/officeDocument/2006/relationships/hyperlink" Target="http://localhost/wp-content/uploads/2024/04/nifi-configure-processor-settings-properties-final-apply.png" TargetMode="External"/><Relationship Id="rId50" Type="http://schemas.openxmlformats.org/officeDocument/2006/relationships/image" Target="media/image23.png"/><Relationship Id="rId55" Type="http://schemas.openxmlformats.org/officeDocument/2006/relationships/hyperlink" Target="http://localhost/wp-content/uploads/2024/04/nifi-dataflow-running-stats1.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TotalTime>
  <Pages>1</Pages>
  <Words>1616</Words>
  <Characters>9214</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Osama Elhamy Adly Wanis</dc:creator>
  <cp:keywords/>
  <dc:description/>
  <cp:lastModifiedBy>Osama Elhamy Adly Wanis</cp:lastModifiedBy>
  <cp:revision>4</cp:revision>
  <dcterms:created xsi:type="dcterms:W3CDTF">2025-06-19T22:50:00Z</dcterms:created>
  <dcterms:modified xsi:type="dcterms:W3CDTF">2025-06-28T20:44:00Z</dcterms:modified>
</cp:coreProperties>
</file>